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ins w:id="6" w:author="Penelope" w:date="2017-06-18T17:32:00Z">
        <w:r w:rsidR="00BB3059">
          <w:t xml:space="preserve"> </w:t>
        </w:r>
      </w:ins>
      <w:ins w:id="7" w:author="Penelope" w:date="2017-06-18T16:03:00Z">
        <w:r w:rsidR="001655D5">
          <w:t xml:space="preserve">I suggest </w:t>
        </w:r>
      </w:ins>
      <w:ins w:id="8" w:author="Penelope" w:date="2017-06-18T16:04:00Z">
        <w:r w:rsidR="001655D5">
          <w:t xml:space="preserve">you </w:t>
        </w:r>
      </w:ins>
      <w:ins w:id="9" w:author="Penelope" w:date="2017-06-18T16:03:00Z">
        <w:r w:rsidR="001655D5">
          <w:t>include more</w:t>
        </w:r>
      </w:ins>
      <w:ins w:id="10" w:author="Penelope" w:date="2017-06-18T16:04:00Z">
        <w:r w:rsidR="001655D5">
          <w:t xml:space="preserve"> key</w:t>
        </w:r>
      </w:ins>
      <w:ins w:id="11" w:author="Penelope" w:date="2017-06-18T16:03:00Z">
        <w:r w:rsidR="001655D5">
          <w:t xml:space="preserve"> SAS final outputs </w:t>
        </w:r>
      </w:ins>
      <w:ins w:id="12" w:author="Penelope" w:date="2017-06-18T16:04:00Z">
        <w:r w:rsidR="001655D5">
          <w:t>such as parameter</w:t>
        </w:r>
      </w:ins>
      <w:ins w:id="13" w:author="Penelope" w:date="2017-06-18T16:03:00Z">
        <w:r w:rsidR="001655D5">
          <w:t xml:space="preserve"> estimates</w:t>
        </w:r>
      </w:ins>
      <w:ins w:id="14" w:author="Penelope" w:date="2017-06-18T16:04:00Z">
        <w:r w:rsidR="001655D5">
          <w:t>/CI</w:t>
        </w:r>
      </w:ins>
      <w:ins w:id="15" w:author="Penelope" w:date="2017-06-18T16:03:00Z">
        <w:r w:rsidR="001655D5">
          <w:t>.)</w:t>
        </w:r>
      </w:ins>
      <w:ins w:id="16" w:author="Penelope" w:date="2017-06-18T17:28:00Z">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7"/>
      <w:commentRangeStart w:id="18"/>
      <w:r>
        <w:t xml:space="preserve">The primary goal of EDA is determining if the explanatory and response variables meet the assumptions of multiple linear regression. </w:t>
      </w:r>
      <w:commentRangeEnd w:id="17"/>
      <w:r w:rsidR="004E0C0C">
        <w:rPr>
          <w:rStyle w:val="CommentReference"/>
        </w:rPr>
        <w:commentReference w:id="17"/>
      </w:r>
      <w:commentRangeEnd w:id="18"/>
      <w:r w:rsidR="0084190A">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commentRangeStart w:id="21"/>
      <w:r>
        <w:t>showed non-normality in the sale price</w:t>
      </w:r>
      <w:commentRangeEnd w:id="20"/>
      <w:r w:rsidR="00386261">
        <w:rPr>
          <w:rStyle w:val="CommentReference"/>
        </w:rPr>
        <w:commentReference w:id="20"/>
      </w:r>
      <w:commentRangeEnd w:id="21"/>
      <w:r w:rsidR="0084190A">
        <w:rPr>
          <w:rStyle w:val="CommentReference"/>
        </w:rPr>
        <w:commentReference w:id="21"/>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2"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5079A3FB" w14:textId="00C336A7" w:rsidR="00375802" w:rsidRDefault="00375802" w:rsidP="00375802">
      <w:commentRangeStart w:id="23"/>
      <w:commentRangeStart w:id="24"/>
      <w:r>
        <w:t>Fig 1</w:t>
      </w:r>
      <w:del w:id="25"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del>
      <w:commentRangeEnd w:id="23"/>
      <w:r w:rsidR="00386261">
        <w:rPr>
          <w:rStyle w:val="CommentReference"/>
        </w:rPr>
        <w:commentReference w:id="23"/>
      </w:r>
      <w:commentRangeEnd w:id="24"/>
      <w:r w:rsidR="0084190A">
        <w:rPr>
          <w:rStyle w:val="CommentReference"/>
        </w:rPr>
        <w:commentReference w:id="24"/>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6"/>
      <w:r>
        <w:t xml:space="preserve">the PROC FREQ function was used to gain understanding of the qualitative variables. </w:t>
      </w:r>
      <w:commentRangeEnd w:id="26"/>
      <w:r w:rsidR="00683E25">
        <w:rPr>
          <w:rStyle w:val="CommentReference"/>
        </w:rPr>
        <w:commentReference w:id="26"/>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7"/>
      <w:r>
        <w:t>Type of Selection</w:t>
      </w:r>
      <w:commentRangeEnd w:id="27"/>
      <w:r w:rsidR="00683E25">
        <w:rPr>
          <w:rStyle w:val="CommentReference"/>
          <w:rFonts w:ascii="Times New Roman" w:eastAsiaTheme="minorHAnsi" w:hAnsi="Times New Roman" w:cs="Times New Roman"/>
          <w:color w:val="auto"/>
        </w:rPr>
        <w:commentReference w:id="27"/>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8"/>
      <w:r>
        <w:t>variables were run through PRC REG to check the VIF rating</w:t>
      </w:r>
      <w:commentRangeEnd w:id="28"/>
      <w:r w:rsidR="00683E25">
        <w:rPr>
          <w:rStyle w:val="CommentReference"/>
        </w:rPr>
        <w:commentReference w:id="28"/>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sgscatter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9"/>
      <w:commentRangeStart w:id="30"/>
      <w:r>
        <w:t xml:space="preserve">The final product of each model is shown below.  All the QQ plots look good for a simple model, the all have some deviation but nothing that would indicate an issue.  </w:t>
      </w:r>
      <w:commentRangeEnd w:id="29"/>
      <w:r w:rsidR="00683E25">
        <w:rPr>
          <w:rStyle w:val="CommentReference"/>
        </w:rPr>
        <w:commentReference w:id="29"/>
      </w:r>
      <w:commentRangeEnd w:id="30"/>
      <w:r w:rsidR="0084190A">
        <w:rPr>
          <w:rStyle w:val="CommentReference"/>
        </w:rPr>
        <w:commentReference w:id="30"/>
      </w:r>
      <w:r>
        <w:t>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lastRenderedPageBreak/>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73" t="39630" r="8832" b="14903"/>
                    <a:stretch/>
                  </pic:blipFill>
                  <pic:spPr bwMode="auto">
                    <a:xfrm>
                      <a:off x="0" y="0"/>
                      <a:ext cx="1858972" cy="1226050"/>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609" t="41140" r="8760" b="15087"/>
                    <a:stretch/>
                  </pic:blipFill>
                  <pic:spPr bwMode="auto">
                    <a:xfrm>
                      <a:off x="0" y="0"/>
                      <a:ext cx="1931984" cy="1218257"/>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44" t="39303" r="8712" b="15630"/>
                    <a:stretch/>
                  </pic:blipFill>
                  <pic:spPr bwMode="auto">
                    <a:xfrm>
                      <a:off x="0" y="0"/>
                      <a:ext cx="1861147" cy="1201331"/>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C9F229" w:rsidR="00375802" w:rsidRDefault="00375802" w:rsidP="00375802">
      <w:r>
        <w:t xml:space="preserve">The sale price prediction is based on many factors, we limited the number of factors for our </w:t>
      </w:r>
      <w:commentRangeStart w:id="31"/>
      <w:commentRangeStart w:id="32"/>
      <w:r>
        <w:t>simple model to neighborhood and house type plus 10 different numeric factors with the results being the square root of the sale price</w:t>
      </w:r>
      <w:commentRangeEnd w:id="31"/>
      <w:r w:rsidR="001655D5">
        <w:rPr>
          <w:rStyle w:val="CommentReference"/>
        </w:rPr>
        <w:commentReference w:id="31"/>
      </w:r>
      <w:commentRangeEnd w:id="32"/>
      <w:r w:rsidR="005375AE">
        <w:rPr>
          <w:rStyle w:val="CommentReference"/>
        </w:rPr>
        <w:commentReference w:id="32"/>
      </w:r>
      <w:r>
        <w:t xml:space="preserve">.  </w:t>
      </w:r>
      <w:ins w:id="33" w:author="scottdagreat@yahoo.com" w:date="2017-07-03T14:44:00Z">
        <w:r w:rsidR="008308E9">
          <w:t xml:space="preserve">The predicted sale price is therefore the predicted value of the model squared. </w:t>
        </w:r>
      </w:ins>
      <w:ins w:id="34" w:author="scottdagreat@yahoo.com" w:date="2017-07-03T14:33:00Z">
        <w:r w:rsidR="0084190A">
          <w:t xml:space="preserve">The model equations is as described.  The predicted square root </w:t>
        </w:r>
      </w:ins>
      <w:ins w:id="35" w:author="scottdagreat@yahoo.com" w:date="2017-07-03T14:34:00Z">
        <w:r w:rsidR="0084190A">
          <w:t>(</w:t>
        </w:r>
      </w:ins>
      <w:ins w:id="36" w:author="scottdagreat@yahoo.com" w:date="2017-07-03T14:33:00Z">
        <w:r w:rsidR="0084190A">
          <w:t>sales price</w:t>
        </w:r>
      </w:ins>
      <w:ins w:id="37" w:author="scottdagreat@yahoo.com" w:date="2017-07-03T14:34:00Z">
        <w:r w:rsidR="0084190A">
          <w:t>)</w:t>
        </w:r>
      </w:ins>
      <w:ins w:id="38" w:author="scottdagreat@yahoo.com" w:date="2017-07-03T14:33:00Z">
        <w:r w:rsidR="0084190A">
          <w:t xml:space="preserve"> =</w:t>
        </w:r>
      </w:ins>
      <w:ins w:id="39" w:author="scottdagreat@yahoo.com" w:date="2017-07-03T14:34:00Z">
        <w:r w:rsidR="0084190A">
          <w:t xml:space="preserve"> -1169.38 +15.20(OverallQual) +</w:t>
        </w:r>
      </w:ins>
      <w:ins w:id="40" w:author="scottdagreat@yahoo.com" w:date="2017-07-03T14:35:00Z">
        <w:r w:rsidR="0084190A">
          <w:t xml:space="preserve"> 0.053(grLivArea) + 14.85(BsmtFullBath</w:t>
        </w:r>
      </w:ins>
      <w:ins w:id="41" w:author="scottdagreat@yahoo.com" w:date="2017-07-03T14:36:00Z">
        <w:r w:rsidR="0084190A">
          <w:t xml:space="preserve">) + </w:t>
        </w:r>
        <w:r w:rsidR="008308E9">
          <w:t>13.26</w:t>
        </w:r>
        <w:r w:rsidR="0084190A">
          <w:t>(GarageCars) +</w:t>
        </w:r>
        <w:r w:rsidR="008308E9">
          <w:t xml:space="preserve"> 8.48</w:t>
        </w:r>
        <w:r w:rsidR="0084190A">
          <w:t>(OVerallCond) +</w:t>
        </w:r>
        <w:r w:rsidR="008308E9">
          <w:t xml:space="preserve"> 0.015(TotBsmtSF) + 0.51(YearBlt) +0.00043(LotArea)</w:t>
        </w:r>
      </w:ins>
      <w:ins w:id="42" w:author="scottdagreat@yahoo.com" w:date="2017-07-03T14:37:00Z">
        <w:r w:rsidR="008308E9">
          <w:t xml:space="preserve"> + 0.16(YearRemodAdd)</w:t>
        </w:r>
      </w:ins>
      <w:ins w:id="43" w:author="scottdagreat@yahoo.com" w:date="2017-07-03T14:38:00Z">
        <w:r w:rsidR="008308E9">
          <w:t xml:space="preserve"> + 27.79 (BldgType 1Fam) + 20.68(BldgType2fmCon) + 6.69(BldgType Duplex) </w:t>
        </w:r>
      </w:ins>
      <w:ins w:id="44" w:author="scottdagreat@yahoo.com" w:date="2017-07-03T14:39:00Z">
        <w:r w:rsidR="008308E9">
          <w:t>–</w:t>
        </w:r>
      </w:ins>
      <w:ins w:id="45" w:author="scottdagreat@yahoo.com" w:date="2017-07-03T14:38:00Z">
        <w:r w:rsidR="008308E9">
          <w:t xml:space="preserve"> 19.</w:t>
        </w:r>
      </w:ins>
      <w:ins w:id="46" w:author="scottdagreat@yahoo.com" w:date="2017-07-03T14:39:00Z">
        <w:r w:rsidR="008308E9">
          <w:t xml:space="preserve">33(BldgType Twnhs) -15.85(Blmngtn) </w:t>
        </w:r>
      </w:ins>
      <w:ins w:id="47" w:author="scottdagreat@yahoo.com" w:date="2017-07-03T14:40:00Z">
        <w:r w:rsidR="008308E9">
          <w:t>–</w:t>
        </w:r>
      </w:ins>
      <w:ins w:id="48" w:author="scottdagreat@yahoo.com" w:date="2017-07-03T14:39:00Z">
        <w:r w:rsidR="008308E9">
          <w:t xml:space="preserve"> 35.</w:t>
        </w:r>
      </w:ins>
      <w:ins w:id="49" w:author="scottdagreat@yahoo.com" w:date="2017-07-03T14:40:00Z">
        <w:r w:rsidR="008308E9">
          <w:t xml:space="preserve">83 (Blueste) – 32.70(BrDale) </w:t>
        </w:r>
      </w:ins>
      <w:ins w:id="50" w:author="scottdagreat@yahoo.com" w:date="2017-07-03T14:41:00Z">
        <w:r w:rsidR="008308E9">
          <w:t>–</w:t>
        </w:r>
      </w:ins>
      <w:ins w:id="51" w:author="scottdagreat@yahoo.com" w:date="2017-07-03T14:40:00Z">
        <w:r w:rsidR="008308E9">
          <w:t xml:space="preserve"> 34.</w:t>
        </w:r>
      </w:ins>
      <w:ins w:id="52" w:author="scottdagreat@yahoo.com" w:date="2017-07-03T14:41:00Z">
        <w:r w:rsidR="008308E9">
          <w:t xml:space="preserve">36(BrkSide) -16.53(ClearCr) -31.98(CollgCr) -1.8(Crawford) -47.61(Edwards) </w:t>
        </w:r>
      </w:ins>
      <w:ins w:id="53" w:author="scottdagreat@yahoo.com" w:date="2017-07-03T14:42:00Z">
        <w:r w:rsidR="008308E9">
          <w:t>–</w:t>
        </w:r>
      </w:ins>
      <w:ins w:id="54" w:author="scottdagreat@yahoo.com" w:date="2017-07-03T14:41:00Z">
        <w:r w:rsidR="008308E9">
          <w:t xml:space="preserve"> 37.</w:t>
        </w:r>
      </w:ins>
      <w:ins w:id="55" w:author="scottdagreat@yahoo.com" w:date="2017-07-03T14:42:00Z">
        <w:r w:rsidR="008308E9">
          <w:t xml:space="preserve">51(Gilbert) – 51.73(IDOTTR) – 33.56 </w:t>
        </w:r>
      </w:ins>
      <w:ins w:id="56" w:author="scottdagreat@yahoo.com" w:date="2017-07-03T14:43:00Z">
        <w:r w:rsidR="008308E9">
          <w:t>(</w:t>
        </w:r>
      </w:ins>
      <w:ins w:id="57" w:author="scottdagreat@yahoo.com" w:date="2017-07-03T14:42:00Z">
        <w:r w:rsidR="008308E9">
          <w:t>MeadowV)</w:t>
        </w:r>
      </w:ins>
      <w:ins w:id="58" w:author="scottdagreat@yahoo.com" w:date="2017-07-03T14:43:00Z">
        <w:r w:rsidR="008308E9">
          <w:t xml:space="preserve"> – 40.77(Mitchel) – 37.20 (Names) + 5.91 (NoRidge) + 22.70 Nridght) </w:t>
        </w:r>
      </w:ins>
      <w:ins w:id="59" w:author="scottdagreat@yahoo.com" w:date="2017-07-03T14:44:00Z">
        <w:r w:rsidR="008308E9">
          <w:t>–</w:t>
        </w:r>
      </w:ins>
      <w:ins w:id="60" w:author="scottdagreat@yahoo.com" w:date="2017-07-03T14:43:00Z">
        <w:r w:rsidR="008308E9">
          <w:t xml:space="preserve"> 50.</w:t>
        </w:r>
      </w:ins>
      <w:ins w:id="61" w:author="scottdagreat@yahoo.com" w:date="2017-07-03T14:44:00Z">
        <w:r w:rsidR="008308E9">
          <w:t xml:space="preserve">83(OldTown) </w:t>
        </w:r>
      </w:ins>
      <w:ins w:id="62" w:author="scottdagreat@yahoo.com" w:date="2017-07-03T14:45:00Z">
        <w:r w:rsidR="008308E9">
          <w:t xml:space="preserve">– 40.57(Sawyer) </w:t>
        </w:r>
      </w:ins>
      <w:ins w:id="63" w:author="scottdagreat@yahoo.com" w:date="2017-07-03T14:46:00Z">
        <w:r w:rsidR="008308E9">
          <w:t>–</w:t>
        </w:r>
      </w:ins>
      <w:ins w:id="64" w:author="scottdagreat@yahoo.com" w:date="2017-07-03T14:45:00Z">
        <w:r w:rsidR="008308E9">
          <w:t xml:space="preserve"> </w:t>
        </w:r>
      </w:ins>
      <w:ins w:id="65" w:author="scottdagreat@yahoo.com" w:date="2017-07-03T14:46:00Z">
        <w:r w:rsidR="008308E9">
          <w:t>35.43(SawyerW) – 12.46(Somerset) + 29.17(StoneBr)</w:t>
        </w:r>
      </w:ins>
      <w:ins w:id="66" w:author="scottdagreat@yahoo.com" w:date="2017-07-03T14:47:00Z">
        <w:r w:rsidR="008308E9">
          <w:t xml:space="preserve"> – 21.11(Timber)</w:t>
        </w:r>
      </w:ins>
      <w:del w:id="67" w:author="scottdagreat@yahoo.com" w:date="2017-07-03T14:44:00Z">
        <w:r w:rsidR="000815D4" w:rsidDel="008308E9">
          <w:delText>The predicted sale price is therefore the predicted value of the model squared</w:delText>
        </w:r>
      </w:del>
      <w:r w:rsidR="000815D4">
        <w:t>.</w:t>
      </w:r>
      <w:r>
        <w:t xml:space="preserve"> The base (intercept) of the square root of the sale price is $-1169, this may seem odd</w:t>
      </w:r>
      <w:r w:rsidR="000815D4">
        <w:t>, but this holding all other variables at zero. The reference</w:t>
      </w:r>
      <w:r>
        <w:t xml:space="preserve"> neighborhood is Veeneker</w:t>
      </w:r>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$-1.81 for Crawford, $ -47.61 for Edwards, $-37.51 for Gilbert, -51.73 for Iowa DOT and RR, $-33.56 for Meadow village, -40.77 for Mitchell, $-37.20 for North Ames, $-17.76 for Northpark Villa,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w:t>
      </w:r>
      <w:r>
        <w:lastRenderedPageBreak/>
        <w:t xml:space="preserve">price.  The square root for the home price based on structure type is $20.79 for single family, $20.69 for a two-family conversion, $6.70 for a duplex, and $-19.33 for a Townhouse inside unit holding all other factors constant.  </w:t>
      </w:r>
      <w:bookmarkStart w:id="68"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68"/>
      <w:r>
        <w:t xml:space="preserve">  </w:t>
      </w:r>
      <w:bookmarkStart w:id="69" w:name="_Hlk484862550"/>
      <w:r>
        <w:t xml:space="preserve">The square root of predicted home sale price increase by $0.05 for every square foot of above ground living space, holding all other factors constant.  </w:t>
      </w:r>
      <w:bookmarkEnd w:id="69"/>
      <w:r>
        <w:t>The square root of predicted home sale price increase by $14.85 for each additional full bathroom in basement, holding all other factors constant.  The square root of 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1ACF55A5" w:rsidR="00B478C1" w:rsidRDefault="00B478C1" w:rsidP="00375802">
      <w:pPr>
        <w:rPr>
          <w:ins w:id="70" w:author="scottdagreat@yahoo.com" w:date="2017-07-03T14:50: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1" w:author="scottdagreat@yahoo.com" w:date="2017-07-03T14:5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656"/>
        <w:gridCol w:w="66"/>
        <w:gridCol w:w="66"/>
        <w:gridCol w:w="66"/>
        <w:gridCol w:w="2337"/>
        <w:gridCol w:w="30"/>
        <w:gridCol w:w="1130"/>
        <w:gridCol w:w="580"/>
        <w:gridCol w:w="30"/>
        <w:gridCol w:w="640"/>
        <w:gridCol w:w="655"/>
        <w:tblGridChange w:id="72">
          <w:tblGrid>
            <w:gridCol w:w="1818"/>
            <w:gridCol w:w="838"/>
            <w:gridCol w:w="66"/>
            <w:gridCol w:w="66"/>
            <w:gridCol w:w="66"/>
            <w:gridCol w:w="364"/>
            <w:gridCol w:w="800"/>
            <w:gridCol w:w="1173"/>
            <w:gridCol w:w="30"/>
            <w:gridCol w:w="117"/>
            <w:gridCol w:w="1013"/>
            <w:gridCol w:w="404"/>
            <w:gridCol w:w="176"/>
            <w:gridCol w:w="30"/>
            <w:gridCol w:w="1295"/>
          </w:tblGrid>
        </w:tblGridChange>
      </w:tblGrid>
      <w:tr w:rsidR="005375AE" w:rsidRPr="005375AE" w14:paraId="1A966910" w14:textId="77777777" w:rsidTr="005375AE">
        <w:trPr>
          <w:gridAfter w:val="1"/>
          <w:tblHeader/>
          <w:tblCellSpacing w:w="15" w:type="dxa"/>
          <w:ins w:id="73" w:author="scottdagreat@yahoo.com" w:date="2017-07-03T14:50:00Z"/>
          <w:trPrChange w:id="74" w:author="scottdagreat@yahoo.com" w:date="2017-07-03T14:51:00Z">
            <w:trPr>
              <w:gridAfter w:val="1"/>
              <w:tblHeader/>
              <w:tblCellSpacing w:w="15" w:type="dxa"/>
            </w:trPr>
          </w:trPrChange>
        </w:trPr>
        <w:tc>
          <w:tcPr>
            <w:tcW w:w="0" w:type="auto"/>
            <w:vAlign w:val="center"/>
            <w:hideMark/>
            <w:tcPrChange w:id="75" w:author="scottdagreat@yahoo.com" w:date="2017-07-03T14:51:00Z">
              <w:tcPr>
                <w:tcW w:w="0" w:type="auto"/>
                <w:vAlign w:val="center"/>
                <w:hideMark/>
              </w:tcPr>
            </w:tcPrChange>
          </w:tcPr>
          <w:p w14:paraId="3C98966C" w14:textId="77777777" w:rsidR="005375AE" w:rsidRPr="005375AE" w:rsidRDefault="005375AE" w:rsidP="005375AE">
            <w:pPr>
              <w:jc w:val="center"/>
              <w:rPr>
                <w:ins w:id="76" w:author="scottdagreat@yahoo.com" w:date="2017-07-03T14:50:00Z"/>
                <w:rFonts w:eastAsia="Times New Roman"/>
                <w:b/>
                <w:bCs/>
              </w:rPr>
            </w:pPr>
            <w:ins w:id="77" w:author="scottdagreat@yahoo.com" w:date="2017-07-03T14:50:00Z">
              <w:r w:rsidRPr="005375AE">
                <w:rPr>
                  <w:rFonts w:eastAsia="Times New Roman"/>
                  <w:b/>
                  <w:bCs/>
                </w:rPr>
                <w:t> </w:t>
              </w:r>
            </w:ins>
          </w:p>
        </w:tc>
        <w:tc>
          <w:tcPr>
            <w:tcW w:w="0" w:type="auto"/>
            <w:vAlign w:val="center"/>
            <w:tcPrChange w:id="78" w:author="scottdagreat@yahoo.com" w:date="2017-07-03T14:51:00Z">
              <w:tcPr>
                <w:tcW w:w="0" w:type="auto"/>
                <w:gridSpan w:val="5"/>
                <w:vAlign w:val="center"/>
              </w:tcPr>
            </w:tcPrChange>
          </w:tcPr>
          <w:p w14:paraId="44CF704C" w14:textId="6942DC34" w:rsidR="005375AE" w:rsidRPr="005375AE" w:rsidRDefault="005375AE" w:rsidP="005375AE">
            <w:pPr>
              <w:jc w:val="center"/>
              <w:rPr>
                <w:ins w:id="79" w:author="scottdagreat@yahoo.com" w:date="2017-07-03T14:50:00Z"/>
                <w:rFonts w:eastAsia="Times New Roman"/>
                <w:b/>
                <w:bCs/>
              </w:rPr>
            </w:pPr>
          </w:p>
        </w:tc>
        <w:tc>
          <w:tcPr>
            <w:tcW w:w="0" w:type="auto"/>
            <w:vAlign w:val="center"/>
            <w:tcPrChange w:id="80" w:author="scottdagreat@yahoo.com" w:date="2017-07-03T14:51:00Z">
              <w:tcPr>
                <w:tcW w:w="0" w:type="auto"/>
                <w:vAlign w:val="center"/>
              </w:tcPr>
            </w:tcPrChange>
          </w:tcPr>
          <w:p w14:paraId="6513E85A" w14:textId="5F7D6970" w:rsidR="005375AE" w:rsidRPr="005375AE" w:rsidRDefault="005375AE" w:rsidP="005375AE">
            <w:pPr>
              <w:jc w:val="center"/>
              <w:rPr>
                <w:ins w:id="81" w:author="scottdagreat@yahoo.com" w:date="2017-07-03T14:50:00Z"/>
                <w:rFonts w:eastAsia="Times New Roman"/>
                <w:b/>
                <w:bCs/>
              </w:rPr>
            </w:pPr>
          </w:p>
        </w:tc>
        <w:tc>
          <w:tcPr>
            <w:tcW w:w="0" w:type="auto"/>
            <w:vAlign w:val="center"/>
            <w:tcPrChange w:id="82" w:author="scottdagreat@yahoo.com" w:date="2017-07-03T14:51:00Z">
              <w:tcPr>
                <w:tcW w:w="0" w:type="auto"/>
                <w:gridSpan w:val="3"/>
                <w:vAlign w:val="center"/>
              </w:tcPr>
            </w:tcPrChange>
          </w:tcPr>
          <w:p w14:paraId="47C5AF3E" w14:textId="5E3CD9D3" w:rsidR="005375AE" w:rsidRPr="005375AE" w:rsidRDefault="005375AE" w:rsidP="005375AE">
            <w:pPr>
              <w:jc w:val="center"/>
              <w:rPr>
                <w:ins w:id="83" w:author="scottdagreat@yahoo.com" w:date="2017-07-03T14:50:00Z"/>
                <w:rFonts w:eastAsia="Times New Roman"/>
                <w:b/>
                <w:bCs/>
              </w:rPr>
            </w:pPr>
          </w:p>
        </w:tc>
        <w:tc>
          <w:tcPr>
            <w:tcW w:w="0" w:type="auto"/>
            <w:gridSpan w:val="6"/>
            <w:vAlign w:val="center"/>
            <w:hideMark/>
            <w:tcPrChange w:id="84" w:author="scottdagreat@yahoo.com" w:date="2017-07-03T14:51:00Z">
              <w:tcPr>
                <w:tcW w:w="0" w:type="auto"/>
                <w:gridSpan w:val="2"/>
                <w:vAlign w:val="center"/>
                <w:hideMark/>
              </w:tcPr>
            </w:tcPrChange>
          </w:tcPr>
          <w:p w14:paraId="05E0C29B" w14:textId="77777777" w:rsidR="005375AE" w:rsidRPr="005375AE" w:rsidRDefault="005375AE" w:rsidP="005375AE">
            <w:pPr>
              <w:jc w:val="center"/>
              <w:rPr>
                <w:ins w:id="85" w:author="scottdagreat@yahoo.com" w:date="2017-07-03T14:50:00Z"/>
                <w:rFonts w:eastAsia="Times New Roman"/>
                <w:b/>
                <w:bCs/>
              </w:rPr>
            </w:pPr>
            <w:ins w:id="86" w:author="scottdagreat@yahoo.com" w:date="2017-07-03T14:50:00Z">
              <w:r w:rsidRPr="005375AE">
                <w:rPr>
                  <w:rFonts w:eastAsia="Times New Roman"/>
                  <w:b/>
                  <w:bCs/>
                </w:rPr>
                <w:t>95% Confidence Limits</w:t>
              </w:r>
            </w:ins>
          </w:p>
        </w:tc>
      </w:tr>
      <w:tr w:rsidR="005375AE" w:rsidRPr="005375AE" w14:paraId="2E9030CF" w14:textId="77777777" w:rsidTr="005375AE">
        <w:trPr>
          <w:tblCellSpacing w:w="15" w:type="dxa"/>
          <w:ins w:id="87" w:author="scottdagreat@yahoo.com" w:date="2017-07-03T14:50:00Z"/>
        </w:trPr>
        <w:tc>
          <w:tcPr>
            <w:tcW w:w="0" w:type="auto"/>
            <w:vAlign w:val="center"/>
            <w:hideMark/>
          </w:tcPr>
          <w:p w14:paraId="1749397F" w14:textId="77777777" w:rsidR="005375AE" w:rsidRPr="005375AE" w:rsidRDefault="005375AE" w:rsidP="005375AE">
            <w:pPr>
              <w:jc w:val="center"/>
              <w:rPr>
                <w:ins w:id="88" w:author="scottdagreat@yahoo.com" w:date="2017-07-03T14:50:00Z"/>
                <w:rFonts w:eastAsia="Times New Roman"/>
                <w:b/>
                <w:bCs/>
              </w:rPr>
            </w:pPr>
            <w:ins w:id="89" w:author="scottdagreat@yahoo.com" w:date="2017-07-03T14:50:00Z">
              <w:r w:rsidRPr="005375AE">
                <w:rPr>
                  <w:rFonts w:eastAsia="Times New Roman"/>
                  <w:b/>
                  <w:bCs/>
                </w:rPr>
                <w:t>Intercept</w:t>
              </w:r>
            </w:ins>
          </w:p>
        </w:tc>
        <w:tc>
          <w:tcPr>
            <w:tcW w:w="0" w:type="auto"/>
            <w:noWrap/>
            <w:vAlign w:val="center"/>
          </w:tcPr>
          <w:p w14:paraId="6F2F76D4" w14:textId="66E81133" w:rsidR="005375AE" w:rsidRPr="005375AE" w:rsidRDefault="005375AE" w:rsidP="005375AE">
            <w:pPr>
              <w:rPr>
                <w:ins w:id="90" w:author="scottdagreat@yahoo.com" w:date="2017-07-03T14:50:00Z"/>
                <w:rFonts w:eastAsia="Times New Roman"/>
              </w:rPr>
            </w:pPr>
          </w:p>
        </w:tc>
        <w:tc>
          <w:tcPr>
            <w:tcW w:w="0" w:type="auto"/>
            <w:vAlign w:val="center"/>
          </w:tcPr>
          <w:p w14:paraId="0AEE9DFA" w14:textId="2D350AB2" w:rsidR="005375AE" w:rsidRPr="005375AE" w:rsidRDefault="005375AE" w:rsidP="005375AE">
            <w:pPr>
              <w:rPr>
                <w:ins w:id="91" w:author="scottdagreat@yahoo.com" w:date="2017-07-03T14:50:00Z"/>
                <w:rFonts w:eastAsia="Times New Roman"/>
              </w:rPr>
            </w:pPr>
          </w:p>
        </w:tc>
        <w:tc>
          <w:tcPr>
            <w:tcW w:w="0" w:type="auto"/>
            <w:vAlign w:val="center"/>
          </w:tcPr>
          <w:p w14:paraId="7F2F3624" w14:textId="4506B405" w:rsidR="005375AE" w:rsidRPr="005375AE" w:rsidRDefault="005375AE" w:rsidP="005375AE">
            <w:pPr>
              <w:rPr>
                <w:ins w:id="92" w:author="scottdagreat@yahoo.com" w:date="2017-07-03T14:50:00Z"/>
                <w:rFonts w:eastAsia="Times New Roman"/>
              </w:rPr>
            </w:pPr>
          </w:p>
        </w:tc>
        <w:tc>
          <w:tcPr>
            <w:tcW w:w="0" w:type="auto"/>
            <w:gridSpan w:val="5"/>
            <w:noWrap/>
            <w:vAlign w:val="center"/>
            <w:hideMark/>
          </w:tcPr>
          <w:p w14:paraId="072483CB" w14:textId="77777777" w:rsidR="005375AE" w:rsidRPr="005375AE" w:rsidRDefault="005375AE" w:rsidP="005375AE">
            <w:pPr>
              <w:rPr>
                <w:ins w:id="93" w:author="scottdagreat@yahoo.com" w:date="2017-07-03T14:50:00Z"/>
                <w:rFonts w:eastAsia="Times New Roman"/>
              </w:rPr>
            </w:pPr>
            <w:ins w:id="94" w:author="scottdagreat@yahoo.com" w:date="2017-07-03T14:50:00Z">
              <w:r w:rsidRPr="005375AE">
                <w:rPr>
                  <w:rFonts w:eastAsia="Times New Roman"/>
                </w:rPr>
                <w:t>-1451.245493</w:t>
              </w:r>
            </w:ins>
          </w:p>
        </w:tc>
        <w:tc>
          <w:tcPr>
            <w:tcW w:w="0" w:type="auto"/>
            <w:gridSpan w:val="2"/>
            <w:noWrap/>
            <w:vAlign w:val="center"/>
            <w:hideMark/>
          </w:tcPr>
          <w:p w14:paraId="1EE0BBC5" w14:textId="77777777" w:rsidR="005375AE" w:rsidRPr="005375AE" w:rsidRDefault="005375AE" w:rsidP="005375AE">
            <w:pPr>
              <w:rPr>
                <w:ins w:id="95" w:author="scottdagreat@yahoo.com" w:date="2017-07-03T14:50:00Z"/>
                <w:rFonts w:eastAsia="Times New Roman"/>
              </w:rPr>
            </w:pPr>
            <w:ins w:id="96" w:author="scottdagreat@yahoo.com" w:date="2017-07-03T14:50:00Z">
              <w:r w:rsidRPr="005375AE">
                <w:rPr>
                  <w:rFonts w:eastAsia="Times New Roman"/>
                </w:rPr>
                <w:t>-887.522872</w:t>
              </w:r>
            </w:ins>
          </w:p>
        </w:tc>
      </w:tr>
      <w:tr w:rsidR="005375AE" w:rsidRPr="005375AE" w14:paraId="0F9F5DFB" w14:textId="77777777" w:rsidTr="005375AE">
        <w:trPr>
          <w:tblCellSpacing w:w="15" w:type="dxa"/>
          <w:ins w:id="97" w:author="scottdagreat@yahoo.com" w:date="2017-07-03T14:50:00Z"/>
        </w:trPr>
        <w:tc>
          <w:tcPr>
            <w:tcW w:w="0" w:type="auto"/>
            <w:vAlign w:val="center"/>
            <w:hideMark/>
          </w:tcPr>
          <w:p w14:paraId="6CAD5089" w14:textId="77777777" w:rsidR="005375AE" w:rsidRPr="005375AE" w:rsidRDefault="005375AE" w:rsidP="005375AE">
            <w:pPr>
              <w:jc w:val="center"/>
              <w:rPr>
                <w:ins w:id="98" w:author="scottdagreat@yahoo.com" w:date="2017-07-03T14:50:00Z"/>
                <w:rFonts w:eastAsia="Times New Roman"/>
                <w:b/>
                <w:bCs/>
              </w:rPr>
            </w:pPr>
            <w:ins w:id="99" w:author="scottdagreat@yahoo.com" w:date="2017-07-03T14:50:00Z">
              <w:r w:rsidRPr="005375AE">
                <w:rPr>
                  <w:rFonts w:eastAsia="Times New Roman"/>
                  <w:b/>
                  <w:bCs/>
                </w:rPr>
                <w:t>OverallQual</w:t>
              </w:r>
            </w:ins>
          </w:p>
        </w:tc>
        <w:tc>
          <w:tcPr>
            <w:tcW w:w="0" w:type="auto"/>
            <w:vAlign w:val="center"/>
          </w:tcPr>
          <w:p w14:paraId="4FF781B8" w14:textId="24F85F36" w:rsidR="005375AE" w:rsidRPr="005375AE" w:rsidRDefault="005375AE" w:rsidP="005375AE">
            <w:pPr>
              <w:rPr>
                <w:ins w:id="100" w:author="scottdagreat@yahoo.com" w:date="2017-07-03T14:50:00Z"/>
                <w:rFonts w:eastAsia="Times New Roman"/>
              </w:rPr>
            </w:pPr>
          </w:p>
        </w:tc>
        <w:tc>
          <w:tcPr>
            <w:tcW w:w="0" w:type="auto"/>
            <w:vAlign w:val="center"/>
          </w:tcPr>
          <w:p w14:paraId="653843B0" w14:textId="4DB7F32A" w:rsidR="005375AE" w:rsidRPr="005375AE" w:rsidRDefault="005375AE" w:rsidP="005375AE">
            <w:pPr>
              <w:rPr>
                <w:ins w:id="101" w:author="scottdagreat@yahoo.com" w:date="2017-07-03T14:50:00Z"/>
                <w:rFonts w:eastAsia="Times New Roman"/>
              </w:rPr>
            </w:pPr>
          </w:p>
        </w:tc>
        <w:tc>
          <w:tcPr>
            <w:tcW w:w="0" w:type="auto"/>
            <w:vAlign w:val="center"/>
          </w:tcPr>
          <w:p w14:paraId="3A899A98" w14:textId="6FE8B6C1" w:rsidR="005375AE" w:rsidRPr="005375AE" w:rsidRDefault="005375AE" w:rsidP="005375AE">
            <w:pPr>
              <w:rPr>
                <w:ins w:id="102" w:author="scottdagreat@yahoo.com" w:date="2017-07-03T14:50:00Z"/>
                <w:rFonts w:eastAsia="Times New Roman"/>
              </w:rPr>
            </w:pPr>
          </w:p>
        </w:tc>
        <w:tc>
          <w:tcPr>
            <w:tcW w:w="0" w:type="auto"/>
            <w:gridSpan w:val="5"/>
            <w:vAlign w:val="center"/>
            <w:hideMark/>
          </w:tcPr>
          <w:p w14:paraId="4C0A920D" w14:textId="77777777" w:rsidR="005375AE" w:rsidRPr="005375AE" w:rsidRDefault="005375AE" w:rsidP="005375AE">
            <w:pPr>
              <w:rPr>
                <w:ins w:id="103" w:author="scottdagreat@yahoo.com" w:date="2017-07-03T14:50:00Z"/>
                <w:rFonts w:eastAsia="Times New Roman"/>
              </w:rPr>
            </w:pPr>
            <w:ins w:id="104" w:author="scottdagreat@yahoo.com" w:date="2017-07-03T14:50:00Z">
              <w:r w:rsidRPr="005375AE">
                <w:rPr>
                  <w:rFonts w:eastAsia="Times New Roman"/>
                </w:rPr>
                <w:t>13.097117</w:t>
              </w:r>
            </w:ins>
          </w:p>
        </w:tc>
        <w:tc>
          <w:tcPr>
            <w:tcW w:w="0" w:type="auto"/>
            <w:gridSpan w:val="2"/>
            <w:vAlign w:val="center"/>
            <w:hideMark/>
          </w:tcPr>
          <w:p w14:paraId="4C91C780" w14:textId="77777777" w:rsidR="005375AE" w:rsidRPr="005375AE" w:rsidRDefault="005375AE" w:rsidP="005375AE">
            <w:pPr>
              <w:rPr>
                <w:ins w:id="105" w:author="scottdagreat@yahoo.com" w:date="2017-07-03T14:50:00Z"/>
                <w:rFonts w:eastAsia="Times New Roman"/>
              </w:rPr>
            </w:pPr>
            <w:ins w:id="106" w:author="scottdagreat@yahoo.com" w:date="2017-07-03T14:50:00Z">
              <w:r w:rsidRPr="005375AE">
                <w:rPr>
                  <w:rFonts w:eastAsia="Times New Roman"/>
                </w:rPr>
                <w:t>17.294514</w:t>
              </w:r>
            </w:ins>
          </w:p>
        </w:tc>
      </w:tr>
      <w:tr w:rsidR="005375AE" w:rsidRPr="005375AE" w14:paraId="3C62D9D2" w14:textId="77777777" w:rsidTr="005375AE">
        <w:trPr>
          <w:tblCellSpacing w:w="15" w:type="dxa"/>
          <w:ins w:id="107" w:author="scottdagreat@yahoo.com" w:date="2017-07-03T14:50:00Z"/>
        </w:trPr>
        <w:tc>
          <w:tcPr>
            <w:tcW w:w="0" w:type="auto"/>
            <w:vAlign w:val="center"/>
            <w:hideMark/>
          </w:tcPr>
          <w:p w14:paraId="6FE52FE9" w14:textId="77777777" w:rsidR="005375AE" w:rsidRPr="005375AE" w:rsidRDefault="005375AE" w:rsidP="005375AE">
            <w:pPr>
              <w:jc w:val="center"/>
              <w:rPr>
                <w:ins w:id="108" w:author="scottdagreat@yahoo.com" w:date="2017-07-03T14:50:00Z"/>
                <w:rFonts w:eastAsia="Times New Roman"/>
                <w:b/>
                <w:bCs/>
              </w:rPr>
            </w:pPr>
            <w:ins w:id="109" w:author="scottdagreat@yahoo.com" w:date="2017-07-03T14:50:00Z">
              <w:r w:rsidRPr="005375AE">
                <w:rPr>
                  <w:rFonts w:eastAsia="Times New Roman"/>
                  <w:b/>
                  <w:bCs/>
                </w:rPr>
                <w:t>GrLivArea</w:t>
              </w:r>
            </w:ins>
          </w:p>
        </w:tc>
        <w:tc>
          <w:tcPr>
            <w:tcW w:w="0" w:type="auto"/>
            <w:vAlign w:val="center"/>
          </w:tcPr>
          <w:p w14:paraId="466BF3A8" w14:textId="30CFFD37" w:rsidR="005375AE" w:rsidRPr="005375AE" w:rsidRDefault="005375AE" w:rsidP="005375AE">
            <w:pPr>
              <w:rPr>
                <w:ins w:id="110" w:author="scottdagreat@yahoo.com" w:date="2017-07-03T14:50:00Z"/>
                <w:rFonts w:eastAsia="Times New Roman"/>
              </w:rPr>
            </w:pPr>
          </w:p>
        </w:tc>
        <w:tc>
          <w:tcPr>
            <w:tcW w:w="0" w:type="auto"/>
            <w:vAlign w:val="center"/>
          </w:tcPr>
          <w:p w14:paraId="366F512B" w14:textId="5107BC4F" w:rsidR="005375AE" w:rsidRPr="005375AE" w:rsidRDefault="005375AE" w:rsidP="005375AE">
            <w:pPr>
              <w:rPr>
                <w:ins w:id="111" w:author="scottdagreat@yahoo.com" w:date="2017-07-03T14:50:00Z"/>
                <w:rFonts w:eastAsia="Times New Roman"/>
              </w:rPr>
            </w:pPr>
          </w:p>
        </w:tc>
        <w:tc>
          <w:tcPr>
            <w:tcW w:w="0" w:type="auto"/>
            <w:vAlign w:val="center"/>
          </w:tcPr>
          <w:p w14:paraId="6789AFFE" w14:textId="676962FF" w:rsidR="005375AE" w:rsidRPr="005375AE" w:rsidRDefault="005375AE" w:rsidP="005375AE">
            <w:pPr>
              <w:rPr>
                <w:ins w:id="112" w:author="scottdagreat@yahoo.com" w:date="2017-07-03T14:50:00Z"/>
                <w:rFonts w:eastAsia="Times New Roman"/>
              </w:rPr>
            </w:pPr>
          </w:p>
        </w:tc>
        <w:tc>
          <w:tcPr>
            <w:tcW w:w="0" w:type="auto"/>
            <w:gridSpan w:val="5"/>
            <w:vAlign w:val="center"/>
            <w:hideMark/>
          </w:tcPr>
          <w:p w14:paraId="108C9EFF" w14:textId="77777777" w:rsidR="005375AE" w:rsidRPr="005375AE" w:rsidRDefault="005375AE" w:rsidP="005375AE">
            <w:pPr>
              <w:rPr>
                <w:ins w:id="113" w:author="scottdagreat@yahoo.com" w:date="2017-07-03T14:50:00Z"/>
                <w:rFonts w:eastAsia="Times New Roman"/>
              </w:rPr>
            </w:pPr>
            <w:ins w:id="114" w:author="scottdagreat@yahoo.com" w:date="2017-07-03T14:50:00Z">
              <w:r w:rsidRPr="005375AE">
                <w:rPr>
                  <w:rFonts w:eastAsia="Times New Roman"/>
                </w:rPr>
                <w:t>0.048662</w:t>
              </w:r>
            </w:ins>
          </w:p>
        </w:tc>
        <w:tc>
          <w:tcPr>
            <w:tcW w:w="0" w:type="auto"/>
            <w:gridSpan w:val="2"/>
            <w:vAlign w:val="center"/>
            <w:hideMark/>
          </w:tcPr>
          <w:p w14:paraId="7DBC5055" w14:textId="77777777" w:rsidR="005375AE" w:rsidRPr="005375AE" w:rsidRDefault="005375AE" w:rsidP="005375AE">
            <w:pPr>
              <w:rPr>
                <w:ins w:id="115" w:author="scottdagreat@yahoo.com" w:date="2017-07-03T14:50:00Z"/>
                <w:rFonts w:eastAsia="Times New Roman"/>
              </w:rPr>
            </w:pPr>
            <w:ins w:id="116" w:author="scottdagreat@yahoo.com" w:date="2017-07-03T14:50:00Z">
              <w:r w:rsidRPr="005375AE">
                <w:rPr>
                  <w:rFonts w:eastAsia="Times New Roman"/>
                </w:rPr>
                <w:t>0.057717</w:t>
              </w:r>
            </w:ins>
          </w:p>
        </w:tc>
      </w:tr>
      <w:tr w:rsidR="005375AE" w:rsidRPr="005375AE" w14:paraId="091A9E8D" w14:textId="77777777" w:rsidTr="005375AE">
        <w:trPr>
          <w:tblCellSpacing w:w="15" w:type="dxa"/>
          <w:ins w:id="117" w:author="scottdagreat@yahoo.com" w:date="2017-07-03T14:50:00Z"/>
        </w:trPr>
        <w:tc>
          <w:tcPr>
            <w:tcW w:w="0" w:type="auto"/>
            <w:vAlign w:val="center"/>
            <w:hideMark/>
          </w:tcPr>
          <w:p w14:paraId="374B1A64" w14:textId="77777777" w:rsidR="005375AE" w:rsidRPr="005375AE" w:rsidRDefault="005375AE" w:rsidP="005375AE">
            <w:pPr>
              <w:jc w:val="center"/>
              <w:rPr>
                <w:ins w:id="118" w:author="scottdagreat@yahoo.com" w:date="2017-07-03T14:50:00Z"/>
                <w:rFonts w:eastAsia="Times New Roman"/>
                <w:b/>
                <w:bCs/>
              </w:rPr>
            </w:pPr>
            <w:ins w:id="119" w:author="scottdagreat@yahoo.com" w:date="2017-07-03T14:50:00Z">
              <w:r w:rsidRPr="005375AE">
                <w:rPr>
                  <w:rFonts w:eastAsia="Times New Roman"/>
                  <w:b/>
                  <w:bCs/>
                </w:rPr>
                <w:t>Neighborhood Blmngtn</w:t>
              </w:r>
            </w:ins>
          </w:p>
        </w:tc>
        <w:tc>
          <w:tcPr>
            <w:tcW w:w="0" w:type="auto"/>
            <w:noWrap/>
            <w:vAlign w:val="center"/>
          </w:tcPr>
          <w:p w14:paraId="574044A5" w14:textId="02F5CC20" w:rsidR="005375AE" w:rsidRPr="005375AE" w:rsidRDefault="005375AE" w:rsidP="005375AE">
            <w:pPr>
              <w:rPr>
                <w:ins w:id="120" w:author="scottdagreat@yahoo.com" w:date="2017-07-03T14:50:00Z"/>
                <w:rFonts w:eastAsia="Times New Roman"/>
              </w:rPr>
            </w:pPr>
          </w:p>
        </w:tc>
        <w:tc>
          <w:tcPr>
            <w:tcW w:w="0" w:type="auto"/>
            <w:vAlign w:val="center"/>
          </w:tcPr>
          <w:p w14:paraId="5796515F" w14:textId="3403703E" w:rsidR="005375AE" w:rsidRPr="005375AE" w:rsidRDefault="005375AE" w:rsidP="005375AE">
            <w:pPr>
              <w:rPr>
                <w:ins w:id="121" w:author="scottdagreat@yahoo.com" w:date="2017-07-03T14:50:00Z"/>
                <w:rFonts w:eastAsia="Times New Roman"/>
              </w:rPr>
            </w:pPr>
          </w:p>
        </w:tc>
        <w:tc>
          <w:tcPr>
            <w:tcW w:w="0" w:type="auto"/>
            <w:vAlign w:val="center"/>
          </w:tcPr>
          <w:p w14:paraId="3CBC84C6" w14:textId="3631EAA4" w:rsidR="005375AE" w:rsidRPr="005375AE" w:rsidRDefault="005375AE" w:rsidP="005375AE">
            <w:pPr>
              <w:rPr>
                <w:ins w:id="122" w:author="scottdagreat@yahoo.com" w:date="2017-07-03T14:50:00Z"/>
                <w:rFonts w:eastAsia="Times New Roman"/>
              </w:rPr>
            </w:pPr>
          </w:p>
        </w:tc>
        <w:tc>
          <w:tcPr>
            <w:tcW w:w="0" w:type="auto"/>
            <w:gridSpan w:val="5"/>
            <w:noWrap/>
            <w:vAlign w:val="center"/>
            <w:hideMark/>
          </w:tcPr>
          <w:p w14:paraId="06521037" w14:textId="77777777" w:rsidR="005375AE" w:rsidRPr="005375AE" w:rsidRDefault="005375AE" w:rsidP="005375AE">
            <w:pPr>
              <w:rPr>
                <w:ins w:id="123" w:author="scottdagreat@yahoo.com" w:date="2017-07-03T14:50:00Z"/>
                <w:rFonts w:eastAsia="Times New Roman"/>
              </w:rPr>
            </w:pPr>
            <w:ins w:id="124" w:author="scottdagreat@yahoo.com" w:date="2017-07-03T14:50:00Z">
              <w:r w:rsidRPr="005375AE">
                <w:rPr>
                  <w:rFonts w:eastAsia="Times New Roman"/>
                </w:rPr>
                <w:t>-39.801368</w:t>
              </w:r>
            </w:ins>
          </w:p>
        </w:tc>
        <w:tc>
          <w:tcPr>
            <w:tcW w:w="0" w:type="auto"/>
            <w:gridSpan w:val="2"/>
            <w:vAlign w:val="center"/>
            <w:hideMark/>
          </w:tcPr>
          <w:p w14:paraId="1544BD30" w14:textId="77777777" w:rsidR="005375AE" w:rsidRPr="005375AE" w:rsidRDefault="005375AE" w:rsidP="005375AE">
            <w:pPr>
              <w:rPr>
                <w:ins w:id="125" w:author="scottdagreat@yahoo.com" w:date="2017-07-03T14:50:00Z"/>
                <w:rFonts w:eastAsia="Times New Roman"/>
              </w:rPr>
            </w:pPr>
            <w:ins w:id="126" w:author="scottdagreat@yahoo.com" w:date="2017-07-03T14:50:00Z">
              <w:r w:rsidRPr="005375AE">
                <w:rPr>
                  <w:rFonts w:eastAsia="Times New Roman"/>
                </w:rPr>
                <w:t>8.119226</w:t>
              </w:r>
            </w:ins>
          </w:p>
        </w:tc>
      </w:tr>
      <w:tr w:rsidR="005375AE" w:rsidRPr="005375AE" w14:paraId="0DC84B5E" w14:textId="77777777" w:rsidTr="005375AE">
        <w:trPr>
          <w:tblCellSpacing w:w="15" w:type="dxa"/>
          <w:ins w:id="127" w:author="scottdagreat@yahoo.com" w:date="2017-07-03T14:50:00Z"/>
        </w:trPr>
        <w:tc>
          <w:tcPr>
            <w:tcW w:w="0" w:type="auto"/>
            <w:vAlign w:val="center"/>
            <w:hideMark/>
          </w:tcPr>
          <w:p w14:paraId="5D413EF8" w14:textId="77777777" w:rsidR="005375AE" w:rsidRPr="005375AE" w:rsidRDefault="005375AE" w:rsidP="005375AE">
            <w:pPr>
              <w:jc w:val="center"/>
              <w:rPr>
                <w:ins w:id="128" w:author="scottdagreat@yahoo.com" w:date="2017-07-03T14:50:00Z"/>
                <w:rFonts w:eastAsia="Times New Roman"/>
                <w:b/>
                <w:bCs/>
              </w:rPr>
            </w:pPr>
            <w:ins w:id="129" w:author="scottdagreat@yahoo.com" w:date="2017-07-03T14:50:00Z">
              <w:r w:rsidRPr="005375AE">
                <w:rPr>
                  <w:rFonts w:eastAsia="Times New Roman"/>
                  <w:b/>
                  <w:bCs/>
                </w:rPr>
                <w:t>Neighborhood Blueste</w:t>
              </w:r>
            </w:ins>
          </w:p>
        </w:tc>
        <w:tc>
          <w:tcPr>
            <w:tcW w:w="0" w:type="auto"/>
            <w:noWrap/>
            <w:vAlign w:val="center"/>
          </w:tcPr>
          <w:p w14:paraId="2B198F54" w14:textId="6CBFAA1D" w:rsidR="005375AE" w:rsidRPr="005375AE" w:rsidRDefault="005375AE" w:rsidP="005375AE">
            <w:pPr>
              <w:rPr>
                <w:ins w:id="130" w:author="scottdagreat@yahoo.com" w:date="2017-07-03T14:50:00Z"/>
                <w:rFonts w:eastAsia="Times New Roman"/>
              </w:rPr>
            </w:pPr>
          </w:p>
        </w:tc>
        <w:tc>
          <w:tcPr>
            <w:tcW w:w="0" w:type="auto"/>
            <w:vAlign w:val="center"/>
          </w:tcPr>
          <w:p w14:paraId="0E9C5E30" w14:textId="06C272ED" w:rsidR="005375AE" w:rsidRPr="005375AE" w:rsidRDefault="005375AE" w:rsidP="005375AE">
            <w:pPr>
              <w:rPr>
                <w:ins w:id="131" w:author="scottdagreat@yahoo.com" w:date="2017-07-03T14:50:00Z"/>
                <w:rFonts w:eastAsia="Times New Roman"/>
              </w:rPr>
            </w:pPr>
          </w:p>
        </w:tc>
        <w:tc>
          <w:tcPr>
            <w:tcW w:w="0" w:type="auto"/>
            <w:vAlign w:val="center"/>
          </w:tcPr>
          <w:p w14:paraId="1FD614A8" w14:textId="2AA493AF" w:rsidR="005375AE" w:rsidRPr="005375AE" w:rsidRDefault="005375AE" w:rsidP="005375AE">
            <w:pPr>
              <w:rPr>
                <w:ins w:id="132" w:author="scottdagreat@yahoo.com" w:date="2017-07-03T14:50:00Z"/>
                <w:rFonts w:eastAsia="Times New Roman"/>
              </w:rPr>
            </w:pPr>
          </w:p>
        </w:tc>
        <w:tc>
          <w:tcPr>
            <w:tcW w:w="0" w:type="auto"/>
            <w:gridSpan w:val="5"/>
            <w:noWrap/>
            <w:vAlign w:val="center"/>
            <w:hideMark/>
          </w:tcPr>
          <w:p w14:paraId="5180FC9B" w14:textId="77777777" w:rsidR="005375AE" w:rsidRPr="005375AE" w:rsidRDefault="005375AE" w:rsidP="005375AE">
            <w:pPr>
              <w:rPr>
                <w:ins w:id="133" w:author="scottdagreat@yahoo.com" w:date="2017-07-03T14:50:00Z"/>
                <w:rFonts w:eastAsia="Times New Roman"/>
              </w:rPr>
            </w:pPr>
            <w:ins w:id="134" w:author="scottdagreat@yahoo.com" w:date="2017-07-03T14:50:00Z">
              <w:r w:rsidRPr="005375AE">
                <w:rPr>
                  <w:rFonts w:eastAsia="Times New Roman"/>
                </w:rPr>
                <w:t>-82.141524</w:t>
              </w:r>
            </w:ins>
          </w:p>
        </w:tc>
        <w:tc>
          <w:tcPr>
            <w:tcW w:w="0" w:type="auto"/>
            <w:gridSpan w:val="2"/>
            <w:vAlign w:val="center"/>
            <w:hideMark/>
          </w:tcPr>
          <w:p w14:paraId="5C679B93" w14:textId="77777777" w:rsidR="005375AE" w:rsidRPr="005375AE" w:rsidRDefault="005375AE" w:rsidP="005375AE">
            <w:pPr>
              <w:rPr>
                <w:ins w:id="135" w:author="scottdagreat@yahoo.com" w:date="2017-07-03T14:50:00Z"/>
                <w:rFonts w:eastAsia="Times New Roman"/>
              </w:rPr>
            </w:pPr>
            <w:ins w:id="136" w:author="scottdagreat@yahoo.com" w:date="2017-07-03T14:50:00Z">
              <w:r w:rsidRPr="005375AE">
                <w:rPr>
                  <w:rFonts w:eastAsia="Times New Roman"/>
                </w:rPr>
                <w:t>10.472446</w:t>
              </w:r>
            </w:ins>
          </w:p>
        </w:tc>
      </w:tr>
      <w:tr w:rsidR="005375AE" w:rsidRPr="005375AE" w14:paraId="097BD720" w14:textId="77777777" w:rsidTr="005375AE">
        <w:trPr>
          <w:tblCellSpacing w:w="15" w:type="dxa"/>
          <w:ins w:id="137" w:author="scottdagreat@yahoo.com" w:date="2017-07-03T14:50:00Z"/>
        </w:trPr>
        <w:tc>
          <w:tcPr>
            <w:tcW w:w="0" w:type="auto"/>
            <w:vAlign w:val="center"/>
            <w:hideMark/>
          </w:tcPr>
          <w:p w14:paraId="58001D61" w14:textId="77777777" w:rsidR="005375AE" w:rsidRPr="005375AE" w:rsidRDefault="005375AE" w:rsidP="005375AE">
            <w:pPr>
              <w:jc w:val="center"/>
              <w:rPr>
                <w:ins w:id="138" w:author="scottdagreat@yahoo.com" w:date="2017-07-03T14:50:00Z"/>
                <w:rFonts w:eastAsia="Times New Roman"/>
                <w:b/>
                <w:bCs/>
              </w:rPr>
            </w:pPr>
            <w:ins w:id="139" w:author="scottdagreat@yahoo.com" w:date="2017-07-03T14:50:00Z">
              <w:r w:rsidRPr="005375AE">
                <w:rPr>
                  <w:rFonts w:eastAsia="Times New Roman"/>
                  <w:b/>
                  <w:bCs/>
                </w:rPr>
                <w:t>Neighborhood BrDale</w:t>
              </w:r>
            </w:ins>
          </w:p>
        </w:tc>
        <w:tc>
          <w:tcPr>
            <w:tcW w:w="0" w:type="auto"/>
            <w:noWrap/>
            <w:vAlign w:val="center"/>
          </w:tcPr>
          <w:p w14:paraId="1773EFFA" w14:textId="344AF296" w:rsidR="005375AE" w:rsidRPr="005375AE" w:rsidRDefault="005375AE" w:rsidP="005375AE">
            <w:pPr>
              <w:rPr>
                <w:ins w:id="140" w:author="scottdagreat@yahoo.com" w:date="2017-07-03T14:50:00Z"/>
                <w:rFonts w:eastAsia="Times New Roman"/>
              </w:rPr>
            </w:pPr>
          </w:p>
        </w:tc>
        <w:tc>
          <w:tcPr>
            <w:tcW w:w="0" w:type="auto"/>
            <w:vAlign w:val="center"/>
          </w:tcPr>
          <w:p w14:paraId="55CA0636" w14:textId="399C17D4" w:rsidR="005375AE" w:rsidRPr="005375AE" w:rsidRDefault="005375AE" w:rsidP="005375AE">
            <w:pPr>
              <w:rPr>
                <w:ins w:id="141" w:author="scottdagreat@yahoo.com" w:date="2017-07-03T14:50:00Z"/>
                <w:rFonts w:eastAsia="Times New Roman"/>
              </w:rPr>
            </w:pPr>
          </w:p>
        </w:tc>
        <w:tc>
          <w:tcPr>
            <w:tcW w:w="0" w:type="auto"/>
            <w:vAlign w:val="center"/>
          </w:tcPr>
          <w:p w14:paraId="425D2EE4" w14:textId="0FEE0756" w:rsidR="005375AE" w:rsidRPr="005375AE" w:rsidRDefault="005375AE" w:rsidP="005375AE">
            <w:pPr>
              <w:rPr>
                <w:ins w:id="142" w:author="scottdagreat@yahoo.com" w:date="2017-07-03T14:50:00Z"/>
                <w:rFonts w:eastAsia="Times New Roman"/>
              </w:rPr>
            </w:pPr>
          </w:p>
        </w:tc>
        <w:tc>
          <w:tcPr>
            <w:tcW w:w="0" w:type="auto"/>
            <w:gridSpan w:val="5"/>
            <w:noWrap/>
            <w:vAlign w:val="center"/>
            <w:hideMark/>
          </w:tcPr>
          <w:p w14:paraId="7369CAA7" w14:textId="77777777" w:rsidR="005375AE" w:rsidRPr="005375AE" w:rsidRDefault="005375AE" w:rsidP="005375AE">
            <w:pPr>
              <w:rPr>
                <w:ins w:id="143" w:author="scottdagreat@yahoo.com" w:date="2017-07-03T14:50:00Z"/>
                <w:rFonts w:eastAsia="Times New Roman"/>
              </w:rPr>
            </w:pPr>
            <w:ins w:id="144" w:author="scottdagreat@yahoo.com" w:date="2017-07-03T14:50:00Z">
              <w:r w:rsidRPr="005375AE">
                <w:rPr>
                  <w:rFonts w:eastAsia="Times New Roman"/>
                </w:rPr>
                <w:t>-57.918758</w:t>
              </w:r>
            </w:ins>
          </w:p>
        </w:tc>
        <w:tc>
          <w:tcPr>
            <w:tcW w:w="0" w:type="auto"/>
            <w:gridSpan w:val="2"/>
            <w:noWrap/>
            <w:vAlign w:val="center"/>
            <w:hideMark/>
          </w:tcPr>
          <w:p w14:paraId="3C905E3B" w14:textId="77777777" w:rsidR="005375AE" w:rsidRPr="005375AE" w:rsidRDefault="005375AE" w:rsidP="005375AE">
            <w:pPr>
              <w:rPr>
                <w:ins w:id="145" w:author="scottdagreat@yahoo.com" w:date="2017-07-03T14:50:00Z"/>
                <w:rFonts w:eastAsia="Times New Roman"/>
              </w:rPr>
            </w:pPr>
            <w:ins w:id="146" w:author="scottdagreat@yahoo.com" w:date="2017-07-03T14:50:00Z">
              <w:r w:rsidRPr="005375AE">
                <w:rPr>
                  <w:rFonts w:eastAsia="Times New Roman"/>
                </w:rPr>
                <w:t>-7.487286</w:t>
              </w:r>
            </w:ins>
          </w:p>
        </w:tc>
      </w:tr>
      <w:tr w:rsidR="005375AE" w:rsidRPr="005375AE" w14:paraId="6288D7CC" w14:textId="77777777" w:rsidTr="005375AE">
        <w:trPr>
          <w:tblCellSpacing w:w="15" w:type="dxa"/>
          <w:ins w:id="147" w:author="scottdagreat@yahoo.com" w:date="2017-07-03T14:50:00Z"/>
        </w:trPr>
        <w:tc>
          <w:tcPr>
            <w:tcW w:w="0" w:type="auto"/>
            <w:vAlign w:val="center"/>
            <w:hideMark/>
          </w:tcPr>
          <w:p w14:paraId="6EF8AA5C" w14:textId="77777777" w:rsidR="005375AE" w:rsidRPr="005375AE" w:rsidRDefault="005375AE" w:rsidP="005375AE">
            <w:pPr>
              <w:jc w:val="center"/>
              <w:rPr>
                <w:ins w:id="148" w:author="scottdagreat@yahoo.com" w:date="2017-07-03T14:50:00Z"/>
                <w:rFonts w:eastAsia="Times New Roman"/>
                <w:b/>
                <w:bCs/>
              </w:rPr>
            </w:pPr>
            <w:ins w:id="149" w:author="scottdagreat@yahoo.com" w:date="2017-07-03T14:50:00Z">
              <w:r w:rsidRPr="005375AE">
                <w:rPr>
                  <w:rFonts w:eastAsia="Times New Roman"/>
                  <w:b/>
                  <w:bCs/>
                </w:rPr>
                <w:t>Neighborhood BrkSide</w:t>
              </w:r>
            </w:ins>
          </w:p>
        </w:tc>
        <w:tc>
          <w:tcPr>
            <w:tcW w:w="0" w:type="auto"/>
            <w:noWrap/>
            <w:vAlign w:val="center"/>
          </w:tcPr>
          <w:p w14:paraId="54AC6D0D" w14:textId="626DD135" w:rsidR="005375AE" w:rsidRPr="005375AE" w:rsidRDefault="005375AE" w:rsidP="005375AE">
            <w:pPr>
              <w:rPr>
                <w:ins w:id="150" w:author="scottdagreat@yahoo.com" w:date="2017-07-03T14:50:00Z"/>
                <w:rFonts w:eastAsia="Times New Roman"/>
              </w:rPr>
            </w:pPr>
          </w:p>
        </w:tc>
        <w:tc>
          <w:tcPr>
            <w:tcW w:w="0" w:type="auto"/>
            <w:vAlign w:val="center"/>
          </w:tcPr>
          <w:p w14:paraId="75E07FA2" w14:textId="27E0496E" w:rsidR="005375AE" w:rsidRPr="005375AE" w:rsidRDefault="005375AE" w:rsidP="005375AE">
            <w:pPr>
              <w:rPr>
                <w:ins w:id="151" w:author="scottdagreat@yahoo.com" w:date="2017-07-03T14:50:00Z"/>
                <w:rFonts w:eastAsia="Times New Roman"/>
              </w:rPr>
            </w:pPr>
          </w:p>
        </w:tc>
        <w:tc>
          <w:tcPr>
            <w:tcW w:w="0" w:type="auto"/>
            <w:vAlign w:val="center"/>
          </w:tcPr>
          <w:p w14:paraId="408D69FB" w14:textId="3A4944C7" w:rsidR="005375AE" w:rsidRPr="005375AE" w:rsidRDefault="005375AE" w:rsidP="005375AE">
            <w:pPr>
              <w:rPr>
                <w:ins w:id="152" w:author="scottdagreat@yahoo.com" w:date="2017-07-03T14:50:00Z"/>
                <w:rFonts w:eastAsia="Times New Roman"/>
              </w:rPr>
            </w:pPr>
          </w:p>
        </w:tc>
        <w:tc>
          <w:tcPr>
            <w:tcW w:w="0" w:type="auto"/>
            <w:gridSpan w:val="5"/>
            <w:noWrap/>
            <w:vAlign w:val="center"/>
            <w:hideMark/>
          </w:tcPr>
          <w:p w14:paraId="7E95C173" w14:textId="77777777" w:rsidR="005375AE" w:rsidRPr="005375AE" w:rsidRDefault="005375AE" w:rsidP="005375AE">
            <w:pPr>
              <w:rPr>
                <w:ins w:id="153" w:author="scottdagreat@yahoo.com" w:date="2017-07-03T14:50:00Z"/>
                <w:rFonts w:eastAsia="Times New Roman"/>
              </w:rPr>
            </w:pPr>
            <w:ins w:id="154" w:author="scottdagreat@yahoo.com" w:date="2017-07-03T14:50:00Z">
              <w:r w:rsidRPr="005375AE">
                <w:rPr>
                  <w:rFonts w:eastAsia="Times New Roman"/>
                </w:rPr>
                <w:t>-54.993485</w:t>
              </w:r>
            </w:ins>
          </w:p>
        </w:tc>
        <w:tc>
          <w:tcPr>
            <w:tcW w:w="0" w:type="auto"/>
            <w:gridSpan w:val="2"/>
            <w:noWrap/>
            <w:vAlign w:val="center"/>
            <w:hideMark/>
          </w:tcPr>
          <w:p w14:paraId="522B4F2A" w14:textId="77777777" w:rsidR="005375AE" w:rsidRPr="005375AE" w:rsidRDefault="005375AE" w:rsidP="005375AE">
            <w:pPr>
              <w:rPr>
                <w:ins w:id="155" w:author="scottdagreat@yahoo.com" w:date="2017-07-03T14:50:00Z"/>
                <w:rFonts w:eastAsia="Times New Roman"/>
              </w:rPr>
            </w:pPr>
            <w:ins w:id="156" w:author="scottdagreat@yahoo.com" w:date="2017-07-03T14:50:00Z">
              <w:r w:rsidRPr="005375AE">
                <w:rPr>
                  <w:rFonts w:eastAsia="Times New Roman"/>
                </w:rPr>
                <w:t>-13.727013</w:t>
              </w:r>
            </w:ins>
          </w:p>
        </w:tc>
      </w:tr>
      <w:tr w:rsidR="005375AE" w:rsidRPr="005375AE" w14:paraId="6F3B1F62" w14:textId="77777777" w:rsidTr="005375AE">
        <w:trPr>
          <w:tblCellSpacing w:w="15" w:type="dxa"/>
          <w:ins w:id="157" w:author="scottdagreat@yahoo.com" w:date="2017-07-03T14:50:00Z"/>
        </w:trPr>
        <w:tc>
          <w:tcPr>
            <w:tcW w:w="0" w:type="auto"/>
            <w:vAlign w:val="center"/>
            <w:hideMark/>
          </w:tcPr>
          <w:p w14:paraId="36CB8946" w14:textId="77777777" w:rsidR="005375AE" w:rsidRPr="005375AE" w:rsidRDefault="005375AE" w:rsidP="005375AE">
            <w:pPr>
              <w:jc w:val="center"/>
              <w:rPr>
                <w:ins w:id="158" w:author="scottdagreat@yahoo.com" w:date="2017-07-03T14:50:00Z"/>
                <w:rFonts w:eastAsia="Times New Roman"/>
                <w:b/>
                <w:bCs/>
              </w:rPr>
            </w:pPr>
            <w:ins w:id="159" w:author="scottdagreat@yahoo.com" w:date="2017-07-03T14:50:00Z">
              <w:r w:rsidRPr="005375AE">
                <w:rPr>
                  <w:rFonts w:eastAsia="Times New Roman"/>
                  <w:b/>
                  <w:bCs/>
                </w:rPr>
                <w:t>Neighborhood ClearCr</w:t>
              </w:r>
            </w:ins>
          </w:p>
        </w:tc>
        <w:tc>
          <w:tcPr>
            <w:tcW w:w="0" w:type="auto"/>
            <w:noWrap/>
            <w:vAlign w:val="center"/>
          </w:tcPr>
          <w:p w14:paraId="395E05F1" w14:textId="62118FA6" w:rsidR="005375AE" w:rsidRPr="005375AE" w:rsidRDefault="005375AE" w:rsidP="005375AE">
            <w:pPr>
              <w:rPr>
                <w:ins w:id="160" w:author="scottdagreat@yahoo.com" w:date="2017-07-03T14:50:00Z"/>
                <w:rFonts w:eastAsia="Times New Roman"/>
              </w:rPr>
            </w:pPr>
          </w:p>
        </w:tc>
        <w:tc>
          <w:tcPr>
            <w:tcW w:w="0" w:type="auto"/>
            <w:vAlign w:val="center"/>
          </w:tcPr>
          <w:p w14:paraId="6716BB46" w14:textId="555CBED3" w:rsidR="005375AE" w:rsidRPr="005375AE" w:rsidRDefault="005375AE" w:rsidP="005375AE">
            <w:pPr>
              <w:rPr>
                <w:ins w:id="161" w:author="scottdagreat@yahoo.com" w:date="2017-07-03T14:50:00Z"/>
                <w:rFonts w:eastAsia="Times New Roman"/>
              </w:rPr>
            </w:pPr>
          </w:p>
        </w:tc>
        <w:tc>
          <w:tcPr>
            <w:tcW w:w="0" w:type="auto"/>
            <w:vAlign w:val="center"/>
          </w:tcPr>
          <w:p w14:paraId="6E1B6CA1" w14:textId="29FFCCB3" w:rsidR="005375AE" w:rsidRPr="005375AE" w:rsidRDefault="005375AE" w:rsidP="005375AE">
            <w:pPr>
              <w:rPr>
                <w:ins w:id="162" w:author="scottdagreat@yahoo.com" w:date="2017-07-03T14:50:00Z"/>
                <w:rFonts w:eastAsia="Times New Roman"/>
              </w:rPr>
            </w:pPr>
          </w:p>
        </w:tc>
        <w:tc>
          <w:tcPr>
            <w:tcW w:w="0" w:type="auto"/>
            <w:gridSpan w:val="5"/>
            <w:noWrap/>
            <w:vAlign w:val="center"/>
            <w:hideMark/>
          </w:tcPr>
          <w:p w14:paraId="0B20AA82" w14:textId="77777777" w:rsidR="005375AE" w:rsidRPr="005375AE" w:rsidRDefault="005375AE" w:rsidP="005375AE">
            <w:pPr>
              <w:rPr>
                <w:ins w:id="163" w:author="scottdagreat@yahoo.com" w:date="2017-07-03T14:50:00Z"/>
                <w:rFonts w:eastAsia="Times New Roman"/>
              </w:rPr>
            </w:pPr>
            <w:ins w:id="164" w:author="scottdagreat@yahoo.com" w:date="2017-07-03T14:50:00Z">
              <w:r w:rsidRPr="005375AE">
                <w:rPr>
                  <w:rFonts w:eastAsia="Times New Roman"/>
                </w:rPr>
                <w:t>-38.100192</w:t>
              </w:r>
            </w:ins>
          </w:p>
        </w:tc>
        <w:tc>
          <w:tcPr>
            <w:tcW w:w="0" w:type="auto"/>
            <w:gridSpan w:val="2"/>
            <w:vAlign w:val="center"/>
            <w:hideMark/>
          </w:tcPr>
          <w:p w14:paraId="7F3A00BC" w14:textId="77777777" w:rsidR="005375AE" w:rsidRPr="005375AE" w:rsidRDefault="005375AE" w:rsidP="005375AE">
            <w:pPr>
              <w:rPr>
                <w:ins w:id="165" w:author="scottdagreat@yahoo.com" w:date="2017-07-03T14:50:00Z"/>
                <w:rFonts w:eastAsia="Times New Roman"/>
              </w:rPr>
            </w:pPr>
            <w:ins w:id="166" w:author="scottdagreat@yahoo.com" w:date="2017-07-03T14:50:00Z">
              <w:r w:rsidRPr="005375AE">
                <w:rPr>
                  <w:rFonts w:eastAsia="Times New Roman"/>
                </w:rPr>
                <w:t>5.031535</w:t>
              </w:r>
            </w:ins>
          </w:p>
        </w:tc>
      </w:tr>
      <w:tr w:rsidR="005375AE" w:rsidRPr="005375AE" w14:paraId="31BDF4FA" w14:textId="77777777" w:rsidTr="005375AE">
        <w:trPr>
          <w:tblCellSpacing w:w="15" w:type="dxa"/>
          <w:ins w:id="167" w:author="scottdagreat@yahoo.com" w:date="2017-07-03T14:50:00Z"/>
        </w:trPr>
        <w:tc>
          <w:tcPr>
            <w:tcW w:w="0" w:type="auto"/>
            <w:vAlign w:val="center"/>
            <w:hideMark/>
          </w:tcPr>
          <w:p w14:paraId="4A2FF2CE" w14:textId="77777777" w:rsidR="005375AE" w:rsidRPr="005375AE" w:rsidRDefault="005375AE" w:rsidP="005375AE">
            <w:pPr>
              <w:jc w:val="center"/>
              <w:rPr>
                <w:ins w:id="168" w:author="scottdagreat@yahoo.com" w:date="2017-07-03T14:50:00Z"/>
                <w:rFonts w:eastAsia="Times New Roman"/>
                <w:b/>
                <w:bCs/>
              </w:rPr>
            </w:pPr>
            <w:ins w:id="169" w:author="scottdagreat@yahoo.com" w:date="2017-07-03T14:50:00Z">
              <w:r w:rsidRPr="005375AE">
                <w:rPr>
                  <w:rFonts w:eastAsia="Times New Roman"/>
                  <w:b/>
                  <w:bCs/>
                </w:rPr>
                <w:t>Neighborhood CollgCr</w:t>
              </w:r>
            </w:ins>
          </w:p>
        </w:tc>
        <w:tc>
          <w:tcPr>
            <w:tcW w:w="0" w:type="auto"/>
            <w:noWrap/>
            <w:vAlign w:val="center"/>
          </w:tcPr>
          <w:p w14:paraId="2C829A96" w14:textId="0874E280" w:rsidR="005375AE" w:rsidRPr="005375AE" w:rsidRDefault="005375AE" w:rsidP="005375AE">
            <w:pPr>
              <w:rPr>
                <w:ins w:id="170" w:author="scottdagreat@yahoo.com" w:date="2017-07-03T14:50:00Z"/>
                <w:rFonts w:eastAsia="Times New Roman"/>
              </w:rPr>
            </w:pPr>
          </w:p>
        </w:tc>
        <w:tc>
          <w:tcPr>
            <w:tcW w:w="0" w:type="auto"/>
            <w:vAlign w:val="center"/>
          </w:tcPr>
          <w:p w14:paraId="2971267D" w14:textId="3AF29CC4" w:rsidR="005375AE" w:rsidRPr="005375AE" w:rsidRDefault="005375AE" w:rsidP="005375AE">
            <w:pPr>
              <w:rPr>
                <w:ins w:id="171" w:author="scottdagreat@yahoo.com" w:date="2017-07-03T14:50:00Z"/>
                <w:rFonts w:eastAsia="Times New Roman"/>
              </w:rPr>
            </w:pPr>
          </w:p>
        </w:tc>
        <w:tc>
          <w:tcPr>
            <w:tcW w:w="0" w:type="auto"/>
            <w:vAlign w:val="center"/>
          </w:tcPr>
          <w:p w14:paraId="74DE5383" w14:textId="56C0BBD4" w:rsidR="005375AE" w:rsidRPr="005375AE" w:rsidRDefault="005375AE" w:rsidP="005375AE">
            <w:pPr>
              <w:rPr>
                <w:ins w:id="172" w:author="scottdagreat@yahoo.com" w:date="2017-07-03T14:50:00Z"/>
                <w:rFonts w:eastAsia="Times New Roman"/>
              </w:rPr>
            </w:pPr>
          </w:p>
        </w:tc>
        <w:tc>
          <w:tcPr>
            <w:tcW w:w="0" w:type="auto"/>
            <w:gridSpan w:val="5"/>
            <w:noWrap/>
            <w:vAlign w:val="center"/>
            <w:hideMark/>
          </w:tcPr>
          <w:p w14:paraId="75356144" w14:textId="77777777" w:rsidR="005375AE" w:rsidRPr="005375AE" w:rsidRDefault="005375AE" w:rsidP="005375AE">
            <w:pPr>
              <w:rPr>
                <w:ins w:id="173" w:author="scottdagreat@yahoo.com" w:date="2017-07-03T14:50:00Z"/>
                <w:rFonts w:eastAsia="Times New Roman"/>
              </w:rPr>
            </w:pPr>
            <w:ins w:id="174" w:author="scottdagreat@yahoo.com" w:date="2017-07-03T14:50:00Z">
              <w:r w:rsidRPr="005375AE">
                <w:rPr>
                  <w:rFonts w:eastAsia="Times New Roman"/>
                </w:rPr>
                <w:t>-50.942741</w:t>
              </w:r>
            </w:ins>
          </w:p>
        </w:tc>
        <w:tc>
          <w:tcPr>
            <w:tcW w:w="0" w:type="auto"/>
            <w:gridSpan w:val="2"/>
            <w:noWrap/>
            <w:vAlign w:val="center"/>
            <w:hideMark/>
          </w:tcPr>
          <w:p w14:paraId="1BE16A76" w14:textId="77777777" w:rsidR="005375AE" w:rsidRPr="005375AE" w:rsidRDefault="005375AE" w:rsidP="005375AE">
            <w:pPr>
              <w:rPr>
                <w:ins w:id="175" w:author="scottdagreat@yahoo.com" w:date="2017-07-03T14:50:00Z"/>
                <w:rFonts w:eastAsia="Times New Roman"/>
              </w:rPr>
            </w:pPr>
            <w:ins w:id="176" w:author="scottdagreat@yahoo.com" w:date="2017-07-03T14:50:00Z">
              <w:r w:rsidRPr="005375AE">
                <w:rPr>
                  <w:rFonts w:eastAsia="Times New Roman"/>
                </w:rPr>
                <w:t>-13.028334</w:t>
              </w:r>
            </w:ins>
          </w:p>
        </w:tc>
      </w:tr>
      <w:tr w:rsidR="005375AE" w:rsidRPr="005375AE" w14:paraId="79CE652F" w14:textId="77777777" w:rsidTr="005375AE">
        <w:trPr>
          <w:tblCellSpacing w:w="15" w:type="dxa"/>
          <w:ins w:id="177" w:author="scottdagreat@yahoo.com" w:date="2017-07-03T14:50:00Z"/>
        </w:trPr>
        <w:tc>
          <w:tcPr>
            <w:tcW w:w="0" w:type="auto"/>
            <w:vAlign w:val="center"/>
            <w:hideMark/>
          </w:tcPr>
          <w:p w14:paraId="5F6BF8EE" w14:textId="77777777" w:rsidR="005375AE" w:rsidRPr="005375AE" w:rsidRDefault="005375AE" w:rsidP="005375AE">
            <w:pPr>
              <w:jc w:val="center"/>
              <w:rPr>
                <w:ins w:id="178" w:author="scottdagreat@yahoo.com" w:date="2017-07-03T14:50:00Z"/>
                <w:rFonts w:eastAsia="Times New Roman"/>
                <w:b/>
                <w:bCs/>
              </w:rPr>
            </w:pPr>
            <w:ins w:id="179" w:author="scottdagreat@yahoo.com" w:date="2017-07-03T14:50:00Z">
              <w:r w:rsidRPr="005375AE">
                <w:rPr>
                  <w:rFonts w:eastAsia="Times New Roman"/>
                  <w:b/>
                  <w:bCs/>
                </w:rPr>
                <w:t>Neighborhood Crawfor</w:t>
              </w:r>
            </w:ins>
          </w:p>
        </w:tc>
        <w:tc>
          <w:tcPr>
            <w:tcW w:w="0" w:type="auto"/>
            <w:noWrap/>
            <w:vAlign w:val="center"/>
          </w:tcPr>
          <w:p w14:paraId="4C39A1B2" w14:textId="2F54A5EC" w:rsidR="005375AE" w:rsidRPr="005375AE" w:rsidRDefault="005375AE" w:rsidP="005375AE">
            <w:pPr>
              <w:rPr>
                <w:ins w:id="180" w:author="scottdagreat@yahoo.com" w:date="2017-07-03T14:50:00Z"/>
                <w:rFonts w:eastAsia="Times New Roman"/>
              </w:rPr>
            </w:pPr>
          </w:p>
        </w:tc>
        <w:tc>
          <w:tcPr>
            <w:tcW w:w="0" w:type="auto"/>
            <w:vAlign w:val="center"/>
          </w:tcPr>
          <w:p w14:paraId="59FCFE55" w14:textId="3B90713B" w:rsidR="005375AE" w:rsidRPr="005375AE" w:rsidRDefault="005375AE" w:rsidP="005375AE">
            <w:pPr>
              <w:rPr>
                <w:ins w:id="181" w:author="scottdagreat@yahoo.com" w:date="2017-07-03T14:50:00Z"/>
                <w:rFonts w:eastAsia="Times New Roman"/>
              </w:rPr>
            </w:pPr>
          </w:p>
        </w:tc>
        <w:tc>
          <w:tcPr>
            <w:tcW w:w="0" w:type="auto"/>
            <w:vAlign w:val="center"/>
          </w:tcPr>
          <w:p w14:paraId="59B5E675" w14:textId="0721ED12" w:rsidR="005375AE" w:rsidRPr="005375AE" w:rsidRDefault="005375AE" w:rsidP="005375AE">
            <w:pPr>
              <w:rPr>
                <w:ins w:id="182" w:author="scottdagreat@yahoo.com" w:date="2017-07-03T14:50:00Z"/>
                <w:rFonts w:eastAsia="Times New Roman"/>
              </w:rPr>
            </w:pPr>
          </w:p>
        </w:tc>
        <w:tc>
          <w:tcPr>
            <w:tcW w:w="0" w:type="auto"/>
            <w:gridSpan w:val="5"/>
            <w:noWrap/>
            <w:vAlign w:val="center"/>
            <w:hideMark/>
          </w:tcPr>
          <w:p w14:paraId="6393058D" w14:textId="77777777" w:rsidR="005375AE" w:rsidRPr="005375AE" w:rsidRDefault="005375AE" w:rsidP="005375AE">
            <w:pPr>
              <w:rPr>
                <w:ins w:id="183" w:author="scottdagreat@yahoo.com" w:date="2017-07-03T14:50:00Z"/>
                <w:rFonts w:eastAsia="Times New Roman"/>
              </w:rPr>
            </w:pPr>
            <w:ins w:id="184" w:author="scottdagreat@yahoo.com" w:date="2017-07-03T14:50:00Z">
              <w:r w:rsidRPr="005375AE">
                <w:rPr>
                  <w:rFonts w:eastAsia="Times New Roman"/>
                </w:rPr>
                <w:t>-22.224338</w:t>
              </w:r>
            </w:ins>
          </w:p>
        </w:tc>
        <w:tc>
          <w:tcPr>
            <w:tcW w:w="0" w:type="auto"/>
            <w:gridSpan w:val="2"/>
            <w:vAlign w:val="center"/>
            <w:hideMark/>
          </w:tcPr>
          <w:p w14:paraId="1A48E6E3" w14:textId="77777777" w:rsidR="005375AE" w:rsidRPr="005375AE" w:rsidRDefault="005375AE" w:rsidP="005375AE">
            <w:pPr>
              <w:rPr>
                <w:ins w:id="185" w:author="scottdagreat@yahoo.com" w:date="2017-07-03T14:50:00Z"/>
                <w:rFonts w:eastAsia="Times New Roman"/>
              </w:rPr>
            </w:pPr>
            <w:ins w:id="186" w:author="scottdagreat@yahoo.com" w:date="2017-07-03T14:50:00Z">
              <w:r w:rsidRPr="005375AE">
                <w:rPr>
                  <w:rFonts w:eastAsia="Times New Roman"/>
                </w:rPr>
                <w:t>18.599631</w:t>
              </w:r>
            </w:ins>
          </w:p>
        </w:tc>
      </w:tr>
      <w:tr w:rsidR="005375AE" w:rsidRPr="005375AE" w14:paraId="6FA512AC" w14:textId="77777777" w:rsidTr="005375AE">
        <w:trPr>
          <w:tblCellSpacing w:w="15" w:type="dxa"/>
          <w:ins w:id="187" w:author="scottdagreat@yahoo.com" w:date="2017-07-03T14:50:00Z"/>
        </w:trPr>
        <w:tc>
          <w:tcPr>
            <w:tcW w:w="0" w:type="auto"/>
            <w:vAlign w:val="center"/>
            <w:hideMark/>
          </w:tcPr>
          <w:p w14:paraId="7E0CAA4A" w14:textId="77777777" w:rsidR="005375AE" w:rsidRPr="005375AE" w:rsidRDefault="005375AE" w:rsidP="005375AE">
            <w:pPr>
              <w:jc w:val="center"/>
              <w:rPr>
                <w:ins w:id="188" w:author="scottdagreat@yahoo.com" w:date="2017-07-03T14:50:00Z"/>
                <w:rFonts w:eastAsia="Times New Roman"/>
                <w:b/>
                <w:bCs/>
              </w:rPr>
            </w:pPr>
            <w:ins w:id="189" w:author="scottdagreat@yahoo.com" w:date="2017-07-03T14:50:00Z">
              <w:r w:rsidRPr="005375AE">
                <w:rPr>
                  <w:rFonts w:eastAsia="Times New Roman"/>
                  <w:b/>
                  <w:bCs/>
                </w:rPr>
                <w:t>Neighborhood Edwards</w:t>
              </w:r>
            </w:ins>
          </w:p>
        </w:tc>
        <w:tc>
          <w:tcPr>
            <w:tcW w:w="0" w:type="auto"/>
            <w:noWrap/>
            <w:vAlign w:val="center"/>
          </w:tcPr>
          <w:p w14:paraId="46EDE094" w14:textId="634BD111" w:rsidR="005375AE" w:rsidRPr="005375AE" w:rsidRDefault="005375AE" w:rsidP="005375AE">
            <w:pPr>
              <w:rPr>
                <w:ins w:id="190" w:author="scottdagreat@yahoo.com" w:date="2017-07-03T14:50:00Z"/>
                <w:rFonts w:eastAsia="Times New Roman"/>
              </w:rPr>
            </w:pPr>
          </w:p>
        </w:tc>
        <w:tc>
          <w:tcPr>
            <w:tcW w:w="0" w:type="auto"/>
            <w:vAlign w:val="center"/>
          </w:tcPr>
          <w:p w14:paraId="2ECD65CF" w14:textId="64AD315E" w:rsidR="005375AE" w:rsidRPr="005375AE" w:rsidRDefault="005375AE" w:rsidP="005375AE">
            <w:pPr>
              <w:rPr>
                <w:ins w:id="191" w:author="scottdagreat@yahoo.com" w:date="2017-07-03T14:50:00Z"/>
                <w:rFonts w:eastAsia="Times New Roman"/>
              </w:rPr>
            </w:pPr>
          </w:p>
        </w:tc>
        <w:tc>
          <w:tcPr>
            <w:tcW w:w="0" w:type="auto"/>
            <w:vAlign w:val="center"/>
          </w:tcPr>
          <w:p w14:paraId="18C77A16" w14:textId="5D6E1F22" w:rsidR="005375AE" w:rsidRPr="005375AE" w:rsidRDefault="005375AE" w:rsidP="005375AE">
            <w:pPr>
              <w:rPr>
                <w:ins w:id="192" w:author="scottdagreat@yahoo.com" w:date="2017-07-03T14:50:00Z"/>
                <w:rFonts w:eastAsia="Times New Roman"/>
              </w:rPr>
            </w:pPr>
          </w:p>
        </w:tc>
        <w:tc>
          <w:tcPr>
            <w:tcW w:w="0" w:type="auto"/>
            <w:gridSpan w:val="5"/>
            <w:noWrap/>
            <w:vAlign w:val="center"/>
            <w:hideMark/>
          </w:tcPr>
          <w:p w14:paraId="24811063" w14:textId="77777777" w:rsidR="005375AE" w:rsidRPr="005375AE" w:rsidRDefault="005375AE" w:rsidP="005375AE">
            <w:pPr>
              <w:rPr>
                <w:ins w:id="193" w:author="scottdagreat@yahoo.com" w:date="2017-07-03T14:50:00Z"/>
                <w:rFonts w:eastAsia="Times New Roman"/>
              </w:rPr>
            </w:pPr>
            <w:ins w:id="194" w:author="scottdagreat@yahoo.com" w:date="2017-07-03T14:50:00Z">
              <w:r w:rsidRPr="005375AE">
                <w:rPr>
                  <w:rFonts w:eastAsia="Times New Roman"/>
                </w:rPr>
                <w:t>-67.073316</w:t>
              </w:r>
            </w:ins>
          </w:p>
        </w:tc>
        <w:tc>
          <w:tcPr>
            <w:tcW w:w="0" w:type="auto"/>
            <w:gridSpan w:val="2"/>
            <w:noWrap/>
            <w:vAlign w:val="center"/>
            <w:hideMark/>
          </w:tcPr>
          <w:p w14:paraId="065E6DC0" w14:textId="77777777" w:rsidR="005375AE" w:rsidRPr="005375AE" w:rsidRDefault="005375AE" w:rsidP="005375AE">
            <w:pPr>
              <w:rPr>
                <w:ins w:id="195" w:author="scottdagreat@yahoo.com" w:date="2017-07-03T14:50:00Z"/>
                <w:rFonts w:eastAsia="Times New Roman"/>
              </w:rPr>
            </w:pPr>
            <w:ins w:id="196" w:author="scottdagreat@yahoo.com" w:date="2017-07-03T14:50:00Z">
              <w:r w:rsidRPr="005375AE">
                <w:rPr>
                  <w:rFonts w:eastAsia="Times New Roman"/>
                </w:rPr>
                <w:t>-28.149610</w:t>
              </w:r>
            </w:ins>
          </w:p>
        </w:tc>
      </w:tr>
      <w:tr w:rsidR="005375AE" w:rsidRPr="005375AE" w14:paraId="69AF75D9" w14:textId="77777777" w:rsidTr="005375AE">
        <w:trPr>
          <w:tblCellSpacing w:w="15" w:type="dxa"/>
          <w:ins w:id="197" w:author="scottdagreat@yahoo.com" w:date="2017-07-03T14:50:00Z"/>
        </w:trPr>
        <w:tc>
          <w:tcPr>
            <w:tcW w:w="0" w:type="auto"/>
            <w:vAlign w:val="center"/>
            <w:hideMark/>
          </w:tcPr>
          <w:p w14:paraId="2ACA4BF8" w14:textId="77777777" w:rsidR="005375AE" w:rsidRPr="005375AE" w:rsidRDefault="005375AE" w:rsidP="005375AE">
            <w:pPr>
              <w:jc w:val="center"/>
              <w:rPr>
                <w:ins w:id="198" w:author="scottdagreat@yahoo.com" w:date="2017-07-03T14:50:00Z"/>
                <w:rFonts w:eastAsia="Times New Roman"/>
                <w:b/>
                <w:bCs/>
              </w:rPr>
            </w:pPr>
            <w:ins w:id="199" w:author="scottdagreat@yahoo.com" w:date="2017-07-03T14:50:00Z">
              <w:r w:rsidRPr="005375AE">
                <w:rPr>
                  <w:rFonts w:eastAsia="Times New Roman"/>
                  <w:b/>
                  <w:bCs/>
                </w:rPr>
                <w:t>Neighborhood Gilbert</w:t>
              </w:r>
            </w:ins>
          </w:p>
        </w:tc>
        <w:tc>
          <w:tcPr>
            <w:tcW w:w="0" w:type="auto"/>
            <w:noWrap/>
            <w:vAlign w:val="center"/>
          </w:tcPr>
          <w:p w14:paraId="2DD129C2" w14:textId="06B88AF6" w:rsidR="005375AE" w:rsidRPr="005375AE" w:rsidRDefault="005375AE" w:rsidP="005375AE">
            <w:pPr>
              <w:rPr>
                <w:ins w:id="200" w:author="scottdagreat@yahoo.com" w:date="2017-07-03T14:50:00Z"/>
                <w:rFonts w:eastAsia="Times New Roman"/>
              </w:rPr>
            </w:pPr>
          </w:p>
        </w:tc>
        <w:tc>
          <w:tcPr>
            <w:tcW w:w="0" w:type="auto"/>
            <w:vAlign w:val="center"/>
          </w:tcPr>
          <w:p w14:paraId="4C3BC7F3" w14:textId="1A4C9338" w:rsidR="005375AE" w:rsidRPr="005375AE" w:rsidRDefault="005375AE" w:rsidP="005375AE">
            <w:pPr>
              <w:rPr>
                <w:ins w:id="201" w:author="scottdagreat@yahoo.com" w:date="2017-07-03T14:50:00Z"/>
                <w:rFonts w:eastAsia="Times New Roman"/>
              </w:rPr>
            </w:pPr>
          </w:p>
        </w:tc>
        <w:tc>
          <w:tcPr>
            <w:tcW w:w="0" w:type="auto"/>
            <w:vAlign w:val="center"/>
          </w:tcPr>
          <w:p w14:paraId="2C729244" w14:textId="6EA064EC" w:rsidR="005375AE" w:rsidRPr="005375AE" w:rsidRDefault="005375AE" w:rsidP="005375AE">
            <w:pPr>
              <w:rPr>
                <w:ins w:id="202" w:author="scottdagreat@yahoo.com" w:date="2017-07-03T14:50:00Z"/>
                <w:rFonts w:eastAsia="Times New Roman"/>
              </w:rPr>
            </w:pPr>
          </w:p>
        </w:tc>
        <w:tc>
          <w:tcPr>
            <w:tcW w:w="0" w:type="auto"/>
            <w:gridSpan w:val="5"/>
            <w:noWrap/>
            <w:vAlign w:val="center"/>
            <w:hideMark/>
          </w:tcPr>
          <w:p w14:paraId="1C789FB4" w14:textId="77777777" w:rsidR="005375AE" w:rsidRPr="005375AE" w:rsidRDefault="005375AE" w:rsidP="005375AE">
            <w:pPr>
              <w:rPr>
                <w:ins w:id="203" w:author="scottdagreat@yahoo.com" w:date="2017-07-03T14:50:00Z"/>
                <w:rFonts w:eastAsia="Times New Roman"/>
              </w:rPr>
            </w:pPr>
            <w:ins w:id="204" w:author="scottdagreat@yahoo.com" w:date="2017-07-03T14:50:00Z">
              <w:r w:rsidRPr="005375AE">
                <w:rPr>
                  <w:rFonts w:eastAsia="Times New Roman"/>
                </w:rPr>
                <w:t>-57.268885</w:t>
              </w:r>
            </w:ins>
          </w:p>
        </w:tc>
        <w:tc>
          <w:tcPr>
            <w:tcW w:w="0" w:type="auto"/>
            <w:gridSpan w:val="2"/>
            <w:noWrap/>
            <w:vAlign w:val="center"/>
            <w:hideMark/>
          </w:tcPr>
          <w:p w14:paraId="5A938DB0" w14:textId="77777777" w:rsidR="005375AE" w:rsidRPr="005375AE" w:rsidRDefault="005375AE" w:rsidP="005375AE">
            <w:pPr>
              <w:rPr>
                <w:ins w:id="205" w:author="scottdagreat@yahoo.com" w:date="2017-07-03T14:50:00Z"/>
                <w:rFonts w:eastAsia="Times New Roman"/>
              </w:rPr>
            </w:pPr>
            <w:ins w:id="206" w:author="scottdagreat@yahoo.com" w:date="2017-07-03T14:50:00Z">
              <w:r w:rsidRPr="005375AE">
                <w:rPr>
                  <w:rFonts w:eastAsia="Times New Roman"/>
                </w:rPr>
                <w:t>-17.765057</w:t>
              </w:r>
            </w:ins>
          </w:p>
        </w:tc>
      </w:tr>
      <w:tr w:rsidR="005375AE" w:rsidRPr="005375AE" w14:paraId="0942575C" w14:textId="77777777" w:rsidTr="005375AE">
        <w:trPr>
          <w:tblCellSpacing w:w="15" w:type="dxa"/>
          <w:ins w:id="207" w:author="scottdagreat@yahoo.com" w:date="2017-07-03T14:50:00Z"/>
        </w:trPr>
        <w:tc>
          <w:tcPr>
            <w:tcW w:w="0" w:type="auto"/>
            <w:vAlign w:val="center"/>
            <w:hideMark/>
          </w:tcPr>
          <w:p w14:paraId="0B48E8AA" w14:textId="77777777" w:rsidR="005375AE" w:rsidRPr="005375AE" w:rsidRDefault="005375AE" w:rsidP="005375AE">
            <w:pPr>
              <w:jc w:val="center"/>
              <w:rPr>
                <w:ins w:id="208" w:author="scottdagreat@yahoo.com" w:date="2017-07-03T14:50:00Z"/>
                <w:rFonts w:eastAsia="Times New Roman"/>
                <w:b/>
                <w:bCs/>
              </w:rPr>
            </w:pPr>
            <w:ins w:id="209" w:author="scottdagreat@yahoo.com" w:date="2017-07-03T14:50:00Z">
              <w:r w:rsidRPr="005375AE">
                <w:rPr>
                  <w:rFonts w:eastAsia="Times New Roman"/>
                  <w:b/>
                  <w:bCs/>
                </w:rPr>
                <w:t>Neighborhood IDOTRR</w:t>
              </w:r>
            </w:ins>
          </w:p>
        </w:tc>
        <w:tc>
          <w:tcPr>
            <w:tcW w:w="0" w:type="auto"/>
            <w:noWrap/>
            <w:vAlign w:val="center"/>
          </w:tcPr>
          <w:p w14:paraId="07128BA4" w14:textId="103C86A1" w:rsidR="005375AE" w:rsidRPr="005375AE" w:rsidRDefault="005375AE" w:rsidP="005375AE">
            <w:pPr>
              <w:rPr>
                <w:ins w:id="210" w:author="scottdagreat@yahoo.com" w:date="2017-07-03T14:50:00Z"/>
                <w:rFonts w:eastAsia="Times New Roman"/>
              </w:rPr>
            </w:pPr>
          </w:p>
        </w:tc>
        <w:tc>
          <w:tcPr>
            <w:tcW w:w="0" w:type="auto"/>
            <w:vAlign w:val="center"/>
          </w:tcPr>
          <w:p w14:paraId="6D83C9CC" w14:textId="538E2C0B" w:rsidR="005375AE" w:rsidRPr="005375AE" w:rsidRDefault="005375AE" w:rsidP="005375AE">
            <w:pPr>
              <w:rPr>
                <w:ins w:id="211" w:author="scottdagreat@yahoo.com" w:date="2017-07-03T14:50:00Z"/>
                <w:rFonts w:eastAsia="Times New Roman"/>
              </w:rPr>
            </w:pPr>
          </w:p>
        </w:tc>
        <w:tc>
          <w:tcPr>
            <w:tcW w:w="0" w:type="auto"/>
            <w:vAlign w:val="center"/>
          </w:tcPr>
          <w:p w14:paraId="73E1924A" w14:textId="70B7BB02" w:rsidR="005375AE" w:rsidRPr="005375AE" w:rsidRDefault="005375AE" w:rsidP="005375AE">
            <w:pPr>
              <w:rPr>
                <w:ins w:id="212" w:author="scottdagreat@yahoo.com" w:date="2017-07-03T14:50:00Z"/>
                <w:rFonts w:eastAsia="Times New Roman"/>
              </w:rPr>
            </w:pPr>
          </w:p>
        </w:tc>
        <w:tc>
          <w:tcPr>
            <w:tcW w:w="0" w:type="auto"/>
            <w:gridSpan w:val="5"/>
            <w:noWrap/>
            <w:vAlign w:val="center"/>
            <w:hideMark/>
          </w:tcPr>
          <w:p w14:paraId="71C59272" w14:textId="77777777" w:rsidR="005375AE" w:rsidRPr="005375AE" w:rsidRDefault="005375AE" w:rsidP="005375AE">
            <w:pPr>
              <w:rPr>
                <w:ins w:id="213" w:author="scottdagreat@yahoo.com" w:date="2017-07-03T14:50:00Z"/>
                <w:rFonts w:eastAsia="Times New Roman"/>
              </w:rPr>
            </w:pPr>
            <w:ins w:id="214" w:author="scottdagreat@yahoo.com" w:date="2017-07-03T14:50:00Z">
              <w:r w:rsidRPr="005375AE">
                <w:rPr>
                  <w:rFonts w:eastAsia="Times New Roman"/>
                </w:rPr>
                <w:t>-73.416963</w:t>
              </w:r>
            </w:ins>
          </w:p>
        </w:tc>
        <w:tc>
          <w:tcPr>
            <w:tcW w:w="0" w:type="auto"/>
            <w:gridSpan w:val="2"/>
            <w:noWrap/>
            <w:vAlign w:val="center"/>
            <w:hideMark/>
          </w:tcPr>
          <w:p w14:paraId="43901354" w14:textId="77777777" w:rsidR="005375AE" w:rsidRPr="005375AE" w:rsidRDefault="005375AE" w:rsidP="005375AE">
            <w:pPr>
              <w:rPr>
                <w:ins w:id="215" w:author="scottdagreat@yahoo.com" w:date="2017-07-03T14:50:00Z"/>
                <w:rFonts w:eastAsia="Times New Roman"/>
              </w:rPr>
            </w:pPr>
            <w:ins w:id="216" w:author="scottdagreat@yahoo.com" w:date="2017-07-03T14:50:00Z">
              <w:r w:rsidRPr="005375AE">
                <w:rPr>
                  <w:rFonts w:eastAsia="Times New Roman"/>
                </w:rPr>
                <w:t>-30.060178</w:t>
              </w:r>
            </w:ins>
          </w:p>
        </w:tc>
      </w:tr>
      <w:tr w:rsidR="005375AE" w:rsidRPr="005375AE" w14:paraId="3EC11264" w14:textId="77777777" w:rsidTr="005375AE">
        <w:trPr>
          <w:tblCellSpacing w:w="15" w:type="dxa"/>
          <w:ins w:id="217" w:author="scottdagreat@yahoo.com" w:date="2017-07-03T14:50:00Z"/>
        </w:trPr>
        <w:tc>
          <w:tcPr>
            <w:tcW w:w="0" w:type="auto"/>
            <w:vAlign w:val="center"/>
            <w:hideMark/>
          </w:tcPr>
          <w:p w14:paraId="511E0FBB" w14:textId="77777777" w:rsidR="005375AE" w:rsidRPr="005375AE" w:rsidRDefault="005375AE" w:rsidP="005375AE">
            <w:pPr>
              <w:jc w:val="center"/>
              <w:rPr>
                <w:ins w:id="218" w:author="scottdagreat@yahoo.com" w:date="2017-07-03T14:50:00Z"/>
                <w:rFonts w:eastAsia="Times New Roman"/>
                <w:b/>
                <w:bCs/>
              </w:rPr>
            </w:pPr>
            <w:ins w:id="219" w:author="scottdagreat@yahoo.com" w:date="2017-07-03T14:50:00Z">
              <w:r w:rsidRPr="005375AE">
                <w:rPr>
                  <w:rFonts w:eastAsia="Times New Roman"/>
                  <w:b/>
                  <w:bCs/>
                </w:rPr>
                <w:t>Neighborhood MeadowV</w:t>
              </w:r>
            </w:ins>
          </w:p>
        </w:tc>
        <w:tc>
          <w:tcPr>
            <w:tcW w:w="0" w:type="auto"/>
            <w:noWrap/>
            <w:vAlign w:val="center"/>
          </w:tcPr>
          <w:p w14:paraId="094E5254" w14:textId="5C69F40D" w:rsidR="005375AE" w:rsidRPr="005375AE" w:rsidRDefault="005375AE" w:rsidP="005375AE">
            <w:pPr>
              <w:rPr>
                <w:ins w:id="220" w:author="scottdagreat@yahoo.com" w:date="2017-07-03T14:50:00Z"/>
                <w:rFonts w:eastAsia="Times New Roman"/>
              </w:rPr>
            </w:pPr>
          </w:p>
        </w:tc>
        <w:tc>
          <w:tcPr>
            <w:tcW w:w="0" w:type="auto"/>
            <w:vAlign w:val="center"/>
          </w:tcPr>
          <w:p w14:paraId="1CB90861" w14:textId="57045627" w:rsidR="005375AE" w:rsidRPr="005375AE" w:rsidRDefault="005375AE" w:rsidP="005375AE">
            <w:pPr>
              <w:rPr>
                <w:ins w:id="221" w:author="scottdagreat@yahoo.com" w:date="2017-07-03T14:50:00Z"/>
                <w:rFonts w:eastAsia="Times New Roman"/>
              </w:rPr>
            </w:pPr>
          </w:p>
        </w:tc>
        <w:tc>
          <w:tcPr>
            <w:tcW w:w="0" w:type="auto"/>
            <w:vAlign w:val="center"/>
          </w:tcPr>
          <w:p w14:paraId="01833CFF" w14:textId="7D057FCA" w:rsidR="005375AE" w:rsidRPr="005375AE" w:rsidRDefault="005375AE" w:rsidP="005375AE">
            <w:pPr>
              <w:rPr>
                <w:ins w:id="222" w:author="scottdagreat@yahoo.com" w:date="2017-07-03T14:50:00Z"/>
                <w:rFonts w:eastAsia="Times New Roman"/>
              </w:rPr>
            </w:pPr>
          </w:p>
        </w:tc>
        <w:tc>
          <w:tcPr>
            <w:tcW w:w="0" w:type="auto"/>
            <w:gridSpan w:val="5"/>
            <w:noWrap/>
            <w:vAlign w:val="center"/>
            <w:hideMark/>
          </w:tcPr>
          <w:p w14:paraId="55D6785F" w14:textId="77777777" w:rsidR="005375AE" w:rsidRPr="005375AE" w:rsidRDefault="005375AE" w:rsidP="005375AE">
            <w:pPr>
              <w:rPr>
                <w:ins w:id="223" w:author="scottdagreat@yahoo.com" w:date="2017-07-03T14:50:00Z"/>
                <w:rFonts w:eastAsia="Times New Roman"/>
              </w:rPr>
            </w:pPr>
            <w:ins w:id="224" w:author="scottdagreat@yahoo.com" w:date="2017-07-03T14:50:00Z">
              <w:r w:rsidRPr="005375AE">
                <w:rPr>
                  <w:rFonts w:eastAsia="Times New Roman"/>
                </w:rPr>
                <w:t>-57.730460</w:t>
              </w:r>
            </w:ins>
          </w:p>
        </w:tc>
        <w:tc>
          <w:tcPr>
            <w:tcW w:w="0" w:type="auto"/>
            <w:gridSpan w:val="2"/>
            <w:noWrap/>
            <w:vAlign w:val="center"/>
            <w:hideMark/>
          </w:tcPr>
          <w:p w14:paraId="1FD4B8C5" w14:textId="77777777" w:rsidR="005375AE" w:rsidRPr="005375AE" w:rsidRDefault="005375AE" w:rsidP="005375AE">
            <w:pPr>
              <w:rPr>
                <w:ins w:id="225" w:author="scottdagreat@yahoo.com" w:date="2017-07-03T14:50:00Z"/>
                <w:rFonts w:eastAsia="Times New Roman"/>
              </w:rPr>
            </w:pPr>
            <w:ins w:id="226" w:author="scottdagreat@yahoo.com" w:date="2017-07-03T14:50:00Z">
              <w:r w:rsidRPr="005375AE">
                <w:rPr>
                  <w:rFonts w:eastAsia="Times New Roman"/>
                </w:rPr>
                <w:t>-9.393420</w:t>
              </w:r>
            </w:ins>
          </w:p>
        </w:tc>
      </w:tr>
      <w:tr w:rsidR="005375AE" w:rsidRPr="005375AE" w14:paraId="70B54F58" w14:textId="77777777" w:rsidTr="005375AE">
        <w:trPr>
          <w:tblCellSpacing w:w="15" w:type="dxa"/>
          <w:ins w:id="227" w:author="scottdagreat@yahoo.com" w:date="2017-07-03T14:50:00Z"/>
        </w:trPr>
        <w:tc>
          <w:tcPr>
            <w:tcW w:w="0" w:type="auto"/>
            <w:vAlign w:val="center"/>
            <w:hideMark/>
          </w:tcPr>
          <w:p w14:paraId="0FEB6258" w14:textId="77777777" w:rsidR="005375AE" w:rsidRPr="005375AE" w:rsidRDefault="005375AE" w:rsidP="005375AE">
            <w:pPr>
              <w:jc w:val="center"/>
              <w:rPr>
                <w:ins w:id="228" w:author="scottdagreat@yahoo.com" w:date="2017-07-03T14:50:00Z"/>
                <w:rFonts w:eastAsia="Times New Roman"/>
                <w:b/>
                <w:bCs/>
              </w:rPr>
            </w:pPr>
            <w:ins w:id="229" w:author="scottdagreat@yahoo.com" w:date="2017-07-03T14:50:00Z">
              <w:r w:rsidRPr="005375AE">
                <w:rPr>
                  <w:rFonts w:eastAsia="Times New Roman"/>
                  <w:b/>
                  <w:bCs/>
                </w:rPr>
                <w:t>Neighborhood Mitchel</w:t>
              </w:r>
            </w:ins>
          </w:p>
        </w:tc>
        <w:tc>
          <w:tcPr>
            <w:tcW w:w="0" w:type="auto"/>
            <w:noWrap/>
            <w:vAlign w:val="center"/>
          </w:tcPr>
          <w:p w14:paraId="54287F8B" w14:textId="037F6698" w:rsidR="005375AE" w:rsidRPr="005375AE" w:rsidRDefault="005375AE" w:rsidP="005375AE">
            <w:pPr>
              <w:rPr>
                <w:ins w:id="230" w:author="scottdagreat@yahoo.com" w:date="2017-07-03T14:50:00Z"/>
                <w:rFonts w:eastAsia="Times New Roman"/>
              </w:rPr>
            </w:pPr>
          </w:p>
        </w:tc>
        <w:tc>
          <w:tcPr>
            <w:tcW w:w="0" w:type="auto"/>
            <w:vAlign w:val="center"/>
          </w:tcPr>
          <w:p w14:paraId="30B1CC77" w14:textId="798BCE89" w:rsidR="005375AE" w:rsidRPr="005375AE" w:rsidRDefault="005375AE" w:rsidP="005375AE">
            <w:pPr>
              <w:rPr>
                <w:ins w:id="231" w:author="scottdagreat@yahoo.com" w:date="2017-07-03T14:50:00Z"/>
                <w:rFonts w:eastAsia="Times New Roman"/>
              </w:rPr>
            </w:pPr>
          </w:p>
        </w:tc>
        <w:tc>
          <w:tcPr>
            <w:tcW w:w="0" w:type="auto"/>
            <w:vAlign w:val="center"/>
          </w:tcPr>
          <w:p w14:paraId="2FFDCA52" w14:textId="67C4876A" w:rsidR="005375AE" w:rsidRPr="005375AE" w:rsidRDefault="005375AE" w:rsidP="005375AE">
            <w:pPr>
              <w:rPr>
                <w:ins w:id="232" w:author="scottdagreat@yahoo.com" w:date="2017-07-03T14:50:00Z"/>
                <w:rFonts w:eastAsia="Times New Roman"/>
              </w:rPr>
            </w:pPr>
          </w:p>
        </w:tc>
        <w:tc>
          <w:tcPr>
            <w:tcW w:w="0" w:type="auto"/>
            <w:gridSpan w:val="5"/>
            <w:noWrap/>
            <w:vAlign w:val="center"/>
            <w:hideMark/>
          </w:tcPr>
          <w:p w14:paraId="23A320ED" w14:textId="77777777" w:rsidR="005375AE" w:rsidRPr="005375AE" w:rsidRDefault="005375AE" w:rsidP="005375AE">
            <w:pPr>
              <w:rPr>
                <w:ins w:id="233" w:author="scottdagreat@yahoo.com" w:date="2017-07-03T14:50:00Z"/>
                <w:rFonts w:eastAsia="Times New Roman"/>
              </w:rPr>
            </w:pPr>
            <w:ins w:id="234" w:author="scottdagreat@yahoo.com" w:date="2017-07-03T14:50:00Z">
              <w:r w:rsidRPr="005375AE">
                <w:rPr>
                  <w:rFonts w:eastAsia="Times New Roman"/>
                </w:rPr>
                <w:t>-60.874269</w:t>
              </w:r>
            </w:ins>
          </w:p>
        </w:tc>
        <w:tc>
          <w:tcPr>
            <w:tcW w:w="0" w:type="auto"/>
            <w:gridSpan w:val="2"/>
            <w:noWrap/>
            <w:vAlign w:val="center"/>
            <w:hideMark/>
          </w:tcPr>
          <w:p w14:paraId="4432ECDA" w14:textId="77777777" w:rsidR="005375AE" w:rsidRPr="005375AE" w:rsidRDefault="005375AE" w:rsidP="005375AE">
            <w:pPr>
              <w:rPr>
                <w:ins w:id="235" w:author="scottdagreat@yahoo.com" w:date="2017-07-03T14:50:00Z"/>
                <w:rFonts w:eastAsia="Times New Roman"/>
              </w:rPr>
            </w:pPr>
            <w:ins w:id="236" w:author="scottdagreat@yahoo.com" w:date="2017-07-03T14:50:00Z">
              <w:r w:rsidRPr="005375AE">
                <w:rPr>
                  <w:rFonts w:eastAsia="Times New Roman"/>
                </w:rPr>
                <w:t>-20.667493</w:t>
              </w:r>
            </w:ins>
          </w:p>
        </w:tc>
      </w:tr>
      <w:tr w:rsidR="005375AE" w:rsidRPr="005375AE" w14:paraId="72CDBA27" w14:textId="77777777" w:rsidTr="005375AE">
        <w:trPr>
          <w:tblCellSpacing w:w="15" w:type="dxa"/>
          <w:ins w:id="237" w:author="scottdagreat@yahoo.com" w:date="2017-07-03T14:50:00Z"/>
        </w:trPr>
        <w:tc>
          <w:tcPr>
            <w:tcW w:w="0" w:type="auto"/>
            <w:vAlign w:val="center"/>
            <w:hideMark/>
          </w:tcPr>
          <w:p w14:paraId="76B1CF3D" w14:textId="77777777" w:rsidR="005375AE" w:rsidRPr="005375AE" w:rsidRDefault="005375AE" w:rsidP="005375AE">
            <w:pPr>
              <w:jc w:val="center"/>
              <w:rPr>
                <w:ins w:id="238" w:author="scottdagreat@yahoo.com" w:date="2017-07-03T14:50:00Z"/>
                <w:rFonts w:eastAsia="Times New Roman"/>
                <w:b/>
                <w:bCs/>
              </w:rPr>
            </w:pPr>
            <w:ins w:id="239" w:author="scottdagreat@yahoo.com" w:date="2017-07-03T14:50:00Z">
              <w:r w:rsidRPr="005375AE">
                <w:rPr>
                  <w:rFonts w:eastAsia="Times New Roman"/>
                  <w:b/>
                  <w:bCs/>
                </w:rPr>
                <w:t>Neighborhood NAmes</w:t>
              </w:r>
            </w:ins>
          </w:p>
        </w:tc>
        <w:tc>
          <w:tcPr>
            <w:tcW w:w="0" w:type="auto"/>
            <w:noWrap/>
            <w:vAlign w:val="center"/>
          </w:tcPr>
          <w:p w14:paraId="1E684322" w14:textId="61247490" w:rsidR="005375AE" w:rsidRPr="005375AE" w:rsidRDefault="005375AE" w:rsidP="005375AE">
            <w:pPr>
              <w:rPr>
                <w:ins w:id="240" w:author="scottdagreat@yahoo.com" w:date="2017-07-03T14:50:00Z"/>
                <w:rFonts w:eastAsia="Times New Roman"/>
              </w:rPr>
            </w:pPr>
          </w:p>
        </w:tc>
        <w:tc>
          <w:tcPr>
            <w:tcW w:w="0" w:type="auto"/>
            <w:vAlign w:val="center"/>
          </w:tcPr>
          <w:p w14:paraId="20E43F74" w14:textId="20A47B8C" w:rsidR="005375AE" w:rsidRPr="005375AE" w:rsidRDefault="005375AE" w:rsidP="005375AE">
            <w:pPr>
              <w:rPr>
                <w:ins w:id="241" w:author="scottdagreat@yahoo.com" w:date="2017-07-03T14:50:00Z"/>
                <w:rFonts w:eastAsia="Times New Roman"/>
              </w:rPr>
            </w:pPr>
          </w:p>
        </w:tc>
        <w:tc>
          <w:tcPr>
            <w:tcW w:w="0" w:type="auto"/>
            <w:vAlign w:val="center"/>
          </w:tcPr>
          <w:p w14:paraId="6F62FF48" w14:textId="498F7C68" w:rsidR="005375AE" w:rsidRPr="005375AE" w:rsidRDefault="005375AE" w:rsidP="005375AE">
            <w:pPr>
              <w:rPr>
                <w:ins w:id="242" w:author="scottdagreat@yahoo.com" w:date="2017-07-03T14:50:00Z"/>
                <w:rFonts w:eastAsia="Times New Roman"/>
              </w:rPr>
            </w:pPr>
          </w:p>
        </w:tc>
        <w:tc>
          <w:tcPr>
            <w:tcW w:w="0" w:type="auto"/>
            <w:gridSpan w:val="5"/>
            <w:noWrap/>
            <w:vAlign w:val="center"/>
            <w:hideMark/>
          </w:tcPr>
          <w:p w14:paraId="4D1C489A" w14:textId="77777777" w:rsidR="005375AE" w:rsidRPr="005375AE" w:rsidRDefault="005375AE" w:rsidP="005375AE">
            <w:pPr>
              <w:rPr>
                <w:ins w:id="243" w:author="scottdagreat@yahoo.com" w:date="2017-07-03T14:50:00Z"/>
                <w:rFonts w:eastAsia="Times New Roman"/>
              </w:rPr>
            </w:pPr>
            <w:ins w:id="244" w:author="scottdagreat@yahoo.com" w:date="2017-07-03T14:50:00Z">
              <w:r w:rsidRPr="005375AE">
                <w:rPr>
                  <w:rFonts w:eastAsia="Times New Roman"/>
                </w:rPr>
                <w:t>-55.995454</w:t>
              </w:r>
            </w:ins>
          </w:p>
        </w:tc>
        <w:tc>
          <w:tcPr>
            <w:tcW w:w="0" w:type="auto"/>
            <w:gridSpan w:val="2"/>
            <w:noWrap/>
            <w:vAlign w:val="center"/>
            <w:hideMark/>
          </w:tcPr>
          <w:p w14:paraId="511A236C" w14:textId="77777777" w:rsidR="005375AE" w:rsidRPr="005375AE" w:rsidRDefault="005375AE" w:rsidP="005375AE">
            <w:pPr>
              <w:rPr>
                <w:ins w:id="245" w:author="scottdagreat@yahoo.com" w:date="2017-07-03T14:50:00Z"/>
                <w:rFonts w:eastAsia="Times New Roman"/>
              </w:rPr>
            </w:pPr>
            <w:ins w:id="246" w:author="scottdagreat@yahoo.com" w:date="2017-07-03T14:50:00Z">
              <w:r w:rsidRPr="005375AE">
                <w:rPr>
                  <w:rFonts w:eastAsia="Times New Roman"/>
                </w:rPr>
                <w:t>-18.398166</w:t>
              </w:r>
            </w:ins>
          </w:p>
        </w:tc>
      </w:tr>
      <w:tr w:rsidR="005375AE" w:rsidRPr="005375AE" w14:paraId="2388E87E" w14:textId="77777777" w:rsidTr="005375AE">
        <w:trPr>
          <w:tblCellSpacing w:w="15" w:type="dxa"/>
          <w:ins w:id="247" w:author="scottdagreat@yahoo.com" w:date="2017-07-03T14:50:00Z"/>
        </w:trPr>
        <w:tc>
          <w:tcPr>
            <w:tcW w:w="0" w:type="auto"/>
            <w:vAlign w:val="center"/>
            <w:hideMark/>
          </w:tcPr>
          <w:p w14:paraId="596B54CA" w14:textId="77777777" w:rsidR="005375AE" w:rsidRPr="005375AE" w:rsidRDefault="005375AE" w:rsidP="005375AE">
            <w:pPr>
              <w:jc w:val="center"/>
              <w:rPr>
                <w:ins w:id="248" w:author="scottdagreat@yahoo.com" w:date="2017-07-03T14:50:00Z"/>
                <w:rFonts w:eastAsia="Times New Roman"/>
                <w:b/>
                <w:bCs/>
              </w:rPr>
            </w:pPr>
            <w:ins w:id="249" w:author="scottdagreat@yahoo.com" w:date="2017-07-03T14:50:00Z">
              <w:r w:rsidRPr="005375AE">
                <w:rPr>
                  <w:rFonts w:eastAsia="Times New Roman"/>
                  <w:b/>
                  <w:bCs/>
                </w:rPr>
                <w:t>Neighborhood NPkVill</w:t>
              </w:r>
            </w:ins>
          </w:p>
        </w:tc>
        <w:tc>
          <w:tcPr>
            <w:tcW w:w="0" w:type="auto"/>
            <w:noWrap/>
            <w:vAlign w:val="center"/>
          </w:tcPr>
          <w:p w14:paraId="05A0B582" w14:textId="19195D24" w:rsidR="005375AE" w:rsidRPr="005375AE" w:rsidRDefault="005375AE" w:rsidP="005375AE">
            <w:pPr>
              <w:rPr>
                <w:ins w:id="250" w:author="scottdagreat@yahoo.com" w:date="2017-07-03T14:50:00Z"/>
                <w:rFonts w:eastAsia="Times New Roman"/>
              </w:rPr>
            </w:pPr>
          </w:p>
        </w:tc>
        <w:tc>
          <w:tcPr>
            <w:tcW w:w="0" w:type="auto"/>
            <w:vAlign w:val="center"/>
          </w:tcPr>
          <w:p w14:paraId="015FF3D4" w14:textId="4EB88D81" w:rsidR="005375AE" w:rsidRPr="005375AE" w:rsidRDefault="005375AE" w:rsidP="005375AE">
            <w:pPr>
              <w:rPr>
                <w:ins w:id="251" w:author="scottdagreat@yahoo.com" w:date="2017-07-03T14:50:00Z"/>
                <w:rFonts w:eastAsia="Times New Roman"/>
              </w:rPr>
            </w:pPr>
          </w:p>
        </w:tc>
        <w:tc>
          <w:tcPr>
            <w:tcW w:w="0" w:type="auto"/>
            <w:vAlign w:val="center"/>
          </w:tcPr>
          <w:p w14:paraId="5919B6F3" w14:textId="4E9895D3" w:rsidR="005375AE" w:rsidRPr="005375AE" w:rsidRDefault="005375AE" w:rsidP="005375AE">
            <w:pPr>
              <w:rPr>
                <w:ins w:id="252" w:author="scottdagreat@yahoo.com" w:date="2017-07-03T14:50:00Z"/>
                <w:rFonts w:eastAsia="Times New Roman"/>
              </w:rPr>
            </w:pPr>
          </w:p>
        </w:tc>
        <w:tc>
          <w:tcPr>
            <w:tcW w:w="0" w:type="auto"/>
            <w:gridSpan w:val="5"/>
            <w:noWrap/>
            <w:vAlign w:val="center"/>
            <w:hideMark/>
          </w:tcPr>
          <w:p w14:paraId="77DE7E28" w14:textId="77777777" w:rsidR="005375AE" w:rsidRPr="005375AE" w:rsidRDefault="005375AE" w:rsidP="005375AE">
            <w:pPr>
              <w:rPr>
                <w:ins w:id="253" w:author="scottdagreat@yahoo.com" w:date="2017-07-03T14:50:00Z"/>
                <w:rFonts w:eastAsia="Times New Roman"/>
              </w:rPr>
            </w:pPr>
            <w:ins w:id="254" w:author="scottdagreat@yahoo.com" w:date="2017-07-03T14:50:00Z">
              <w:r w:rsidRPr="005375AE">
                <w:rPr>
                  <w:rFonts w:eastAsia="Times New Roman"/>
                </w:rPr>
                <w:t>-45.296463</w:t>
              </w:r>
            </w:ins>
          </w:p>
        </w:tc>
        <w:tc>
          <w:tcPr>
            <w:tcW w:w="0" w:type="auto"/>
            <w:gridSpan w:val="2"/>
            <w:vAlign w:val="center"/>
            <w:hideMark/>
          </w:tcPr>
          <w:p w14:paraId="2D9AB7C6" w14:textId="77777777" w:rsidR="005375AE" w:rsidRPr="005375AE" w:rsidRDefault="005375AE" w:rsidP="005375AE">
            <w:pPr>
              <w:rPr>
                <w:ins w:id="255" w:author="scottdagreat@yahoo.com" w:date="2017-07-03T14:50:00Z"/>
                <w:rFonts w:eastAsia="Times New Roman"/>
              </w:rPr>
            </w:pPr>
            <w:ins w:id="256" w:author="scottdagreat@yahoo.com" w:date="2017-07-03T14:50:00Z">
              <w:r w:rsidRPr="005375AE">
                <w:rPr>
                  <w:rFonts w:eastAsia="Times New Roman"/>
                </w:rPr>
                <w:t>9.780776</w:t>
              </w:r>
            </w:ins>
          </w:p>
        </w:tc>
      </w:tr>
      <w:tr w:rsidR="005375AE" w:rsidRPr="005375AE" w14:paraId="7780E2E8" w14:textId="77777777" w:rsidTr="005375AE">
        <w:trPr>
          <w:tblCellSpacing w:w="15" w:type="dxa"/>
          <w:ins w:id="257" w:author="scottdagreat@yahoo.com" w:date="2017-07-03T14:50:00Z"/>
        </w:trPr>
        <w:tc>
          <w:tcPr>
            <w:tcW w:w="0" w:type="auto"/>
            <w:vAlign w:val="center"/>
            <w:hideMark/>
          </w:tcPr>
          <w:p w14:paraId="564C0124" w14:textId="77777777" w:rsidR="005375AE" w:rsidRPr="005375AE" w:rsidRDefault="005375AE" w:rsidP="005375AE">
            <w:pPr>
              <w:jc w:val="center"/>
              <w:rPr>
                <w:ins w:id="258" w:author="scottdagreat@yahoo.com" w:date="2017-07-03T14:50:00Z"/>
                <w:rFonts w:eastAsia="Times New Roman"/>
                <w:b/>
                <w:bCs/>
              </w:rPr>
            </w:pPr>
            <w:ins w:id="259" w:author="scottdagreat@yahoo.com" w:date="2017-07-03T14:50:00Z">
              <w:r w:rsidRPr="005375AE">
                <w:rPr>
                  <w:rFonts w:eastAsia="Times New Roman"/>
                  <w:b/>
                  <w:bCs/>
                </w:rPr>
                <w:t>Neighborhood NWAmes</w:t>
              </w:r>
            </w:ins>
          </w:p>
        </w:tc>
        <w:tc>
          <w:tcPr>
            <w:tcW w:w="0" w:type="auto"/>
            <w:noWrap/>
            <w:vAlign w:val="center"/>
          </w:tcPr>
          <w:p w14:paraId="3CD493FA" w14:textId="4504B587" w:rsidR="005375AE" w:rsidRPr="005375AE" w:rsidRDefault="005375AE" w:rsidP="005375AE">
            <w:pPr>
              <w:rPr>
                <w:ins w:id="260" w:author="scottdagreat@yahoo.com" w:date="2017-07-03T14:50:00Z"/>
                <w:rFonts w:eastAsia="Times New Roman"/>
              </w:rPr>
            </w:pPr>
          </w:p>
        </w:tc>
        <w:tc>
          <w:tcPr>
            <w:tcW w:w="0" w:type="auto"/>
            <w:vAlign w:val="center"/>
          </w:tcPr>
          <w:p w14:paraId="423DA5C0" w14:textId="72DA8A9E" w:rsidR="005375AE" w:rsidRPr="005375AE" w:rsidRDefault="005375AE" w:rsidP="005375AE">
            <w:pPr>
              <w:rPr>
                <w:ins w:id="261" w:author="scottdagreat@yahoo.com" w:date="2017-07-03T14:50:00Z"/>
                <w:rFonts w:eastAsia="Times New Roman"/>
              </w:rPr>
            </w:pPr>
          </w:p>
        </w:tc>
        <w:tc>
          <w:tcPr>
            <w:tcW w:w="0" w:type="auto"/>
            <w:vAlign w:val="center"/>
          </w:tcPr>
          <w:p w14:paraId="520C9EF9" w14:textId="7D16E84B" w:rsidR="005375AE" w:rsidRPr="005375AE" w:rsidRDefault="005375AE" w:rsidP="005375AE">
            <w:pPr>
              <w:rPr>
                <w:ins w:id="262" w:author="scottdagreat@yahoo.com" w:date="2017-07-03T14:50:00Z"/>
                <w:rFonts w:eastAsia="Times New Roman"/>
              </w:rPr>
            </w:pPr>
          </w:p>
        </w:tc>
        <w:tc>
          <w:tcPr>
            <w:tcW w:w="0" w:type="auto"/>
            <w:gridSpan w:val="5"/>
            <w:noWrap/>
            <w:vAlign w:val="center"/>
            <w:hideMark/>
          </w:tcPr>
          <w:p w14:paraId="7B132D7A" w14:textId="77777777" w:rsidR="005375AE" w:rsidRPr="005375AE" w:rsidRDefault="005375AE" w:rsidP="005375AE">
            <w:pPr>
              <w:rPr>
                <w:ins w:id="263" w:author="scottdagreat@yahoo.com" w:date="2017-07-03T14:50:00Z"/>
                <w:rFonts w:eastAsia="Times New Roman"/>
              </w:rPr>
            </w:pPr>
            <w:ins w:id="264" w:author="scottdagreat@yahoo.com" w:date="2017-07-03T14:50:00Z">
              <w:r w:rsidRPr="005375AE">
                <w:rPr>
                  <w:rFonts w:eastAsia="Times New Roman"/>
                </w:rPr>
                <w:t>-60.140720</w:t>
              </w:r>
            </w:ins>
          </w:p>
        </w:tc>
        <w:tc>
          <w:tcPr>
            <w:tcW w:w="0" w:type="auto"/>
            <w:gridSpan w:val="2"/>
            <w:noWrap/>
            <w:vAlign w:val="center"/>
            <w:hideMark/>
          </w:tcPr>
          <w:p w14:paraId="29C4A1D3" w14:textId="77777777" w:rsidR="005375AE" w:rsidRPr="005375AE" w:rsidRDefault="005375AE" w:rsidP="005375AE">
            <w:pPr>
              <w:rPr>
                <w:ins w:id="265" w:author="scottdagreat@yahoo.com" w:date="2017-07-03T14:50:00Z"/>
                <w:rFonts w:eastAsia="Times New Roman"/>
              </w:rPr>
            </w:pPr>
            <w:ins w:id="266" w:author="scottdagreat@yahoo.com" w:date="2017-07-03T14:50:00Z">
              <w:r w:rsidRPr="005375AE">
                <w:rPr>
                  <w:rFonts w:eastAsia="Times New Roman"/>
                </w:rPr>
                <w:t>-21.195677</w:t>
              </w:r>
            </w:ins>
          </w:p>
        </w:tc>
      </w:tr>
      <w:tr w:rsidR="005375AE" w:rsidRPr="005375AE" w14:paraId="32951E84" w14:textId="77777777" w:rsidTr="005375AE">
        <w:trPr>
          <w:tblCellSpacing w:w="15" w:type="dxa"/>
          <w:ins w:id="267" w:author="scottdagreat@yahoo.com" w:date="2017-07-03T14:50:00Z"/>
        </w:trPr>
        <w:tc>
          <w:tcPr>
            <w:tcW w:w="0" w:type="auto"/>
            <w:vAlign w:val="center"/>
            <w:hideMark/>
          </w:tcPr>
          <w:p w14:paraId="268DD485" w14:textId="77777777" w:rsidR="005375AE" w:rsidRPr="005375AE" w:rsidRDefault="005375AE" w:rsidP="005375AE">
            <w:pPr>
              <w:jc w:val="center"/>
              <w:rPr>
                <w:ins w:id="268" w:author="scottdagreat@yahoo.com" w:date="2017-07-03T14:50:00Z"/>
                <w:rFonts w:eastAsia="Times New Roman"/>
                <w:b/>
                <w:bCs/>
              </w:rPr>
            </w:pPr>
            <w:ins w:id="269" w:author="scottdagreat@yahoo.com" w:date="2017-07-03T14:50:00Z">
              <w:r w:rsidRPr="005375AE">
                <w:rPr>
                  <w:rFonts w:eastAsia="Times New Roman"/>
                  <w:b/>
                  <w:bCs/>
                </w:rPr>
                <w:t>Neighborhood NoRidge</w:t>
              </w:r>
            </w:ins>
          </w:p>
        </w:tc>
        <w:tc>
          <w:tcPr>
            <w:tcW w:w="0" w:type="auto"/>
            <w:vAlign w:val="center"/>
          </w:tcPr>
          <w:p w14:paraId="2A1EBE12" w14:textId="37ECFCF0" w:rsidR="005375AE" w:rsidRPr="005375AE" w:rsidRDefault="005375AE" w:rsidP="005375AE">
            <w:pPr>
              <w:rPr>
                <w:ins w:id="270" w:author="scottdagreat@yahoo.com" w:date="2017-07-03T14:50:00Z"/>
                <w:rFonts w:eastAsia="Times New Roman"/>
              </w:rPr>
            </w:pPr>
          </w:p>
        </w:tc>
        <w:tc>
          <w:tcPr>
            <w:tcW w:w="0" w:type="auto"/>
            <w:vAlign w:val="center"/>
          </w:tcPr>
          <w:p w14:paraId="786E8483" w14:textId="12112CB6" w:rsidR="005375AE" w:rsidRPr="005375AE" w:rsidRDefault="005375AE" w:rsidP="005375AE">
            <w:pPr>
              <w:rPr>
                <w:ins w:id="271" w:author="scottdagreat@yahoo.com" w:date="2017-07-03T14:50:00Z"/>
                <w:rFonts w:eastAsia="Times New Roman"/>
              </w:rPr>
            </w:pPr>
          </w:p>
        </w:tc>
        <w:tc>
          <w:tcPr>
            <w:tcW w:w="0" w:type="auto"/>
            <w:vAlign w:val="center"/>
          </w:tcPr>
          <w:p w14:paraId="42DE9CD6" w14:textId="60B4C5B2" w:rsidR="005375AE" w:rsidRPr="005375AE" w:rsidRDefault="005375AE" w:rsidP="005375AE">
            <w:pPr>
              <w:rPr>
                <w:ins w:id="272" w:author="scottdagreat@yahoo.com" w:date="2017-07-03T14:50:00Z"/>
                <w:rFonts w:eastAsia="Times New Roman"/>
              </w:rPr>
            </w:pPr>
          </w:p>
        </w:tc>
        <w:tc>
          <w:tcPr>
            <w:tcW w:w="0" w:type="auto"/>
            <w:gridSpan w:val="5"/>
            <w:noWrap/>
            <w:vAlign w:val="center"/>
            <w:hideMark/>
          </w:tcPr>
          <w:p w14:paraId="28299D84" w14:textId="77777777" w:rsidR="005375AE" w:rsidRPr="005375AE" w:rsidRDefault="005375AE" w:rsidP="005375AE">
            <w:pPr>
              <w:rPr>
                <w:ins w:id="273" w:author="scottdagreat@yahoo.com" w:date="2017-07-03T14:50:00Z"/>
                <w:rFonts w:eastAsia="Times New Roman"/>
              </w:rPr>
            </w:pPr>
            <w:ins w:id="274" w:author="scottdagreat@yahoo.com" w:date="2017-07-03T14:50:00Z">
              <w:r w:rsidRPr="005375AE">
                <w:rPr>
                  <w:rFonts w:eastAsia="Times New Roman"/>
                </w:rPr>
                <w:t>-14.782178</w:t>
              </w:r>
            </w:ins>
          </w:p>
        </w:tc>
        <w:tc>
          <w:tcPr>
            <w:tcW w:w="0" w:type="auto"/>
            <w:gridSpan w:val="2"/>
            <w:vAlign w:val="center"/>
            <w:hideMark/>
          </w:tcPr>
          <w:p w14:paraId="5F8CAB51" w14:textId="77777777" w:rsidR="005375AE" w:rsidRPr="005375AE" w:rsidRDefault="005375AE" w:rsidP="005375AE">
            <w:pPr>
              <w:rPr>
                <w:ins w:id="275" w:author="scottdagreat@yahoo.com" w:date="2017-07-03T14:50:00Z"/>
                <w:rFonts w:eastAsia="Times New Roman"/>
              </w:rPr>
            </w:pPr>
            <w:ins w:id="276" w:author="scottdagreat@yahoo.com" w:date="2017-07-03T14:50:00Z">
              <w:r w:rsidRPr="005375AE">
                <w:rPr>
                  <w:rFonts w:eastAsia="Times New Roman"/>
                </w:rPr>
                <w:t>26.618395</w:t>
              </w:r>
            </w:ins>
          </w:p>
        </w:tc>
      </w:tr>
      <w:tr w:rsidR="005375AE" w:rsidRPr="005375AE" w14:paraId="3C2FFDF4" w14:textId="77777777" w:rsidTr="005375AE">
        <w:trPr>
          <w:tblCellSpacing w:w="15" w:type="dxa"/>
          <w:ins w:id="277" w:author="scottdagreat@yahoo.com" w:date="2017-07-03T14:50:00Z"/>
        </w:trPr>
        <w:tc>
          <w:tcPr>
            <w:tcW w:w="0" w:type="auto"/>
            <w:vAlign w:val="center"/>
            <w:hideMark/>
          </w:tcPr>
          <w:p w14:paraId="1DC06A7F" w14:textId="77777777" w:rsidR="005375AE" w:rsidRPr="005375AE" w:rsidRDefault="005375AE" w:rsidP="005375AE">
            <w:pPr>
              <w:jc w:val="center"/>
              <w:rPr>
                <w:ins w:id="278" w:author="scottdagreat@yahoo.com" w:date="2017-07-03T14:50:00Z"/>
                <w:rFonts w:eastAsia="Times New Roman"/>
                <w:b/>
                <w:bCs/>
              </w:rPr>
            </w:pPr>
            <w:ins w:id="279" w:author="scottdagreat@yahoo.com" w:date="2017-07-03T14:50:00Z">
              <w:r w:rsidRPr="005375AE">
                <w:rPr>
                  <w:rFonts w:eastAsia="Times New Roman"/>
                  <w:b/>
                  <w:bCs/>
                </w:rPr>
                <w:t>Neighborhood NridgHt</w:t>
              </w:r>
            </w:ins>
          </w:p>
        </w:tc>
        <w:tc>
          <w:tcPr>
            <w:tcW w:w="0" w:type="auto"/>
            <w:vAlign w:val="center"/>
          </w:tcPr>
          <w:p w14:paraId="79C25AFB" w14:textId="5D2B7B70" w:rsidR="005375AE" w:rsidRPr="005375AE" w:rsidRDefault="005375AE" w:rsidP="005375AE">
            <w:pPr>
              <w:rPr>
                <w:ins w:id="280" w:author="scottdagreat@yahoo.com" w:date="2017-07-03T14:50:00Z"/>
                <w:rFonts w:eastAsia="Times New Roman"/>
              </w:rPr>
            </w:pPr>
          </w:p>
        </w:tc>
        <w:tc>
          <w:tcPr>
            <w:tcW w:w="0" w:type="auto"/>
            <w:vAlign w:val="center"/>
          </w:tcPr>
          <w:p w14:paraId="30294F03" w14:textId="1B8F2281" w:rsidR="005375AE" w:rsidRPr="005375AE" w:rsidRDefault="005375AE" w:rsidP="005375AE">
            <w:pPr>
              <w:rPr>
                <w:ins w:id="281" w:author="scottdagreat@yahoo.com" w:date="2017-07-03T14:50:00Z"/>
                <w:rFonts w:eastAsia="Times New Roman"/>
              </w:rPr>
            </w:pPr>
          </w:p>
        </w:tc>
        <w:tc>
          <w:tcPr>
            <w:tcW w:w="0" w:type="auto"/>
            <w:vAlign w:val="center"/>
          </w:tcPr>
          <w:p w14:paraId="3BC8FB6F" w14:textId="19B04D38" w:rsidR="005375AE" w:rsidRPr="005375AE" w:rsidRDefault="005375AE" w:rsidP="005375AE">
            <w:pPr>
              <w:rPr>
                <w:ins w:id="282" w:author="scottdagreat@yahoo.com" w:date="2017-07-03T14:50:00Z"/>
                <w:rFonts w:eastAsia="Times New Roman"/>
              </w:rPr>
            </w:pPr>
          </w:p>
        </w:tc>
        <w:tc>
          <w:tcPr>
            <w:tcW w:w="0" w:type="auto"/>
            <w:gridSpan w:val="5"/>
            <w:vAlign w:val="center"/>
            <w:hideMark/>
          </w:tcPr>
          <w:p w14:paraId="5C535F15" w14:textId="77777777" w:rsidR="005375AE" w:rsidRPr="005375AE" w:rsidRDefault="005375AE" w:rsidP="005375AE">
            <w:pPr>
              <w:rPr>
                <w:ins w:id="283" w:author="scottdagreat@yahoo.com" w:date="2017-07-03T14:50:00Z"/>
                <w:rFonts w:eastAsia="Times New Roman"/>
              </w:rPr>
            </w:pPr>
            <w:ins w:id="284" w:author="scottdagreat@yahoo.com" w:date="2017-07-03T14:50:00Z">
              <w:r w:rsidRPr="005375AE">
                <w:rPr>
                  <w:rFonts w:eastAsia="Times New Roman"/>
                </w:rPr>
                <w:t>2.993785</w:t>
              </w:r>
            </w:ins>
          </w:p>
        </w:tc>
        <w:tc>
          <w:tcPr>
            <w:tcW w:w="0" w:type="auto"/>
            <w:gridSpan w:val="2"/>
            <w:vAlign w:val="center"/>
            <w:hideMark/>
          </w:tcPr>
          <w:p w14:paraId="057387DE" w14:textId="77777777" w:rsidR="005375AE" w:rsidRPr="005375AE" w:rsidRDefault="005375AE" w:rsidP="005375AE">
            <w:pPr>
              <w:rPr>
                <w:ins w:id="285" w:author="scottdagreat@yahoo.com" w:date="2017-07-03T14:50:00Z"/>
                <w:rFonts w:eastAsia="Times New Roman"/>
              </w:rPr>
            </w:pPr>
            <w:ins w:id="286" w:author="scottdagreat@yahoo.com" w:date="2017-07-03T14:50:00Z">
              <w:r w:rsidRPr="005375AE">
                <w:rPr>
                  <w:rFonts w:eastAsia="Times New Roman"/>
                </w:rPr>
                <w:t>42.411431</w:t>
              </w:r>
            </w:ins>
          </w:p>
        </w:tc>
      </w:tr>
      <w:tr w:rsidR="005375AE" w:rsidRPr="005375AE" w14:paraId="038CD581" w14:textId="77777777" w:rsidTr="005375AE">
        <w:trPr>
          <w:gridAfter w:val="3"/>
          <w:tblCellSpacing w:w="15" w:type="dxa"/>
          <w:ins w:id="287" w:author="scottdagreat@yahoo.com" w:date="2017-07-03T14:50:00Z"/>
        </w:trPr>
        <w:tc>
          <w:tcPr>
            <w:tcW w:w="0" w:type="auto"/>
            <w:vAlign w:val="center"/>
            <w:hideMark/>
          </w:tcPr>
          <w:p w14:paraId="182E5D39" w14:textId="77777777" w:rsidR="005375AE" w:rsidRPr="005375AE" w:rsidRDefault="005375AE" w:rsidP="005375AE">
            <w:pPr>
              <w:jc w:val="center"/>
              <w:rPr>
                <w:ins w:id="288" w:author="scottdagreat@yahoo.com" w:date="2017-07-03T14:50:00Z"/>
                <w:rFonts w:eastAsia="Times New Roman"/>
                <w:b/>
                <w:bCs/>
              </w:rPr>
            </w:pPr>
            <w:ins w:id="289" w:author="scottdagreat@yahoo.com" w:date="2017-07-03T14:50:00Z">
              <w:r w:rsidRPr="005375AE">
                <w:rPr>
                  <w:rFonts w:eastAsia="Times New Roman"/>
                  <w:b/>
                  <w:bCs/>
                </w:rPr>
                <w:t>Neighborhood OldTown</w:t>
              </w:r>
            </w:ins>
          </w:p>
        </w:tc>
        <w:tc>
          <w:tcPr>
            <w:tcW w:w="0" w:type="auto"/>
            <w:noWrap/>
            <w:vAlign w:val="center"/>
          </w:tcPr>
          <w:p w14:paraId="45BB168B" w14:textId="7F6C1339" w:rsidR="005375AE" w:rsidRPr="005375AE" w:rsidRDefault="005375AE" w:rsidP="005375AE">
            <w:pPr>
              <w:rPr>
                <w:ins w:id="290" w:author="scottdagreat@yahoo.com" w:date="2017-07-03T14:50:00Z"/>
                <w:rFonts w:eastAsia="Times New Roman"/>
              </w:rPr>
            </w:pPr>
          </w:p>
        </w:tc>
        <w:tc>
          <w:tcPr>
            <w:tcW w:w="0" w:type="auto"/>
            <w:vAlign w:val="center"/>
          </w:tcPr>
          <w:p w14:paraId="355CAD3C" w14:textId="648C8F8D" w:rsidR="005375AE" w:rsidRPr="005375AE" w:rsidRDefault="005375AE" w:rsidP="005375AE">
            <w:pPr>
              <w:rPr>
                <w:ins w:id="291" w:author="scottdagreat@yahoo.com" w:date="2017-07-03T14:50:00Z"/>
                <w:rFonts w:eastAsia="Times New Roman"/>
              </w:rPr>
            </w:pPr>
          </w:p>
        </w:tc>
        <w:tc>
          <w:tcPr>
            <w:tcW w:w="0" w:type="auto"/>
            <w:vAlign w:val="center"/>
          </w:tcPr>
          <w:p w14:paraId="3F6EAF5D" w14:textId="682B69F3" w:rsidR="005375AE" w:rsidRPr="005375AE" w:rsidRDefault="005375AE" w:rsidP="005375AE">
            <w:pPr>
              <w:rPr>
                <w:ins w:id="292" w:author="scottdagreat@yahoo.com" w:date="2017-07-03T14:50:00Z"/>
                <w:rFonts w:eastAsia="Times New Roman"/>
              </w:rPr>
            </w:pPr>
          </w:p>
        </w:tc>
        <w:tc>
          <w:tcPr>
            <w:tcW w:w="0" w:type="auto"/>
            <w:gridSpan w:val="2"/>
            <w:noWrap/>
            <w:vAlign w:val="center"/>
            <w:hideMark/>
          </w:tcPr>
          <w:p w14:paraId="0F9DB357" w14:textId="77777777" w:rsidR="005375AE" w:rsidRPr="005375AE" w:rsidRDefault="005375AE" w:rsidP="005375AE">
            <w:pPr>
              <w:rPr>
                <w:ins w:id="293" w:author="scottdagreat@yahoo.com" w:date="2017-07-03T14:50:00Z"/>
                <w:rFonts w:eastAsia="Times New Roman"/>
              </w:rPr>
            </w:pPr>
            <w:ins w:id="294" w:author="scottdagreat@yahoo.com" w:date="2017-07-03T14:50:00Z">
              <w:r w:rsidRPr="005375AE">
                <w:rPr>
                  <w:rFonts w:eastAsia="Times New Roman"/>
                </w:rPr>
                <w:t>-71.008971</w:t>
              </w:r>
            </w:ins>
          </w:p>
        </w:tc>
        <w:tc>
          <w:tcPr>
            <w:tcW w:w="0" w:type="auto"/>
            <w:gridSpan w:val="2"/>
            <w:noWrap/>
            <w:vAlign w:val="center"/>
            <w:hideMark/>
          </w:tcPr>
          <w:p w14:paraId="2FF5CB81" w14:textId="77777777" w:rsidR="005375AE" w:rsidRPr="005375AE" w:rsidRDefault="005375AE" w:rsidP="005375AE">
            <w:pPr>
              <w:rPr>
                <w:ins w:id="295" w:author="scottdagreat@yahoo.com" w:date="2017-07-03T14:50:00Z"/>
                <w:rFonts w:eastAsia="Times New Roman"/>
              </w:rPr>
            </w:pPr>
            <w:ins w:id="296" w:author="scottdagreat@yahoo.com" w:date="2017-07-03T14:50:00Z">
              <w:r w:rsidRPr="005375AE">
                <w:rPr>
                  <w:rFonts w:eastAsia="Times New Roman"/>
                </w:rPr>
                <w:t>-30.645290</w:t>
              </w:r>
            </w:ins>
          </w:p>
        </w:tc>
      </w:tr>
      <w:tr w:rsidR="005375AE" w:rsidRPr="005375AE" w14:paraId="6A7A4802" w14:textId="77777777" w:rsidTr="005375AE">
        <w:trPr>
          <w:gridAfter w:val="4"/>
          <w:tblCellSpacing w:w="15" w:type="dxa"/>
          <w:ins w:id="297" w:author="scottdagreat@yahoo.com" w:date="2017-07-03T14:50:00Z"/>
        </w:trPr>
        <w:tc>
          <w:tcPr>
            <w:tcW w:w="0" w:type="auto"/>
            <w:vAlign w:val="center"/>
            <w:hideMark/>
          </w:tcPr>
          <w:p w14:paraId="4CE76DD6" w14:textId="77777777" w:rsidR="005375AE" w:rsidRPr="005375AE" w:rsidRDefault="005375AE" w:rsidP="005375AE">
            <w:pPr>
              <w:jc w:val="center"/>
              <w:rPr>
                <w:ins w:id="298" w:author="scottdagreat@yahoo.com" w:date="2017-07-03T14:50:00Z"/>
                <w:rFonts w:eastAsia="Times New Roman"/>
                <w:b/>
                <w:bCs/>
              </w:rPr>
            </w:pPr>
            <w:ins w:id="299" w:author="scottdagreat@yahoo.com" w:date="2017-07-03T14:50:00Z">
              <w:r w:rsidRPr="005375AE">
                <w:rPr>
                  <w:rFonts w:eastAsia="Times New Roman"/>
                  <w:b/>
                  <w:bCs/>
                </w:rPr>
                <w:lastRenderedPageBreak/>
                <w:t>Neighborhood SWISU</w:t>
              </w:r>
            </w:ins>
          </w:p>
        </w:tc>
        <w:tc>
          <w:tcPr>
            <w:tcW w:w="0" w:type="auto"/>
            <w:noWrap/>
            <w:vAlign w:val="center"/>
          </w:tcPr>
          <w:p w14:paraId="656D7884" w14:textId="0056864E" w:rsidR="005375AE" w:rsidRPr="005375AE" w:rsidRDefault="005375AE" w:rsidP="005375AE">
            <w:pPr>
              <w:rPr>
                <w:ins w:id="300" w:author="scottdagreat@yahoo.com" w:date="2017-07-03T14:50:00Z"/>
                <w:rFonts w:eastAsia="Times New Roman"/>
              </w:rPr>
            </w:pPr>
          </w:p>
        </w:tc>
        <w:tc>
          <w:tcPr>
            <w:tcW w:w="0" w:type="auto"/>
            <w:vAlign w:val="center"/>
          </w:tcPr>
          <w:p w14:paraId="33B54EA0" w14:textId="26B1715B" w:rsidR="005375AE" w:rsidRPr="005375AE" w:rsidRDefault="005375AE" w:rsidP="005375AE">
            <w:pPr>
              <w:rPr>
                <w:ins w:id="301" w:author="scottdagreat@yahoo.com" w:date="2017-07-03T14:50:00Z"/>
                <w:rFonts w:eastAsia="Times New Roman"/>
              </w:rPr>
            </w:pPr>
          </w:p>
        </w:tc>
        <w:tc>
          <w:tcPr>
            <w:tcW w:w="0" w:type="auto"/>
            <w:vAlign w:val="center"/>
          </w:tcPr>
          <w:p w14:paraId="4D960E77" w14:textId="702A6D56" w:rsidR="005375AE" w:rsidRPr="005375AE" w:rsidRDefault="005375AE" w:rsidP="005375AE">
            <w:pPr>
              <w:rPr>
                <w:ins w:id="302" w:author="scottdagreat@yahoo.com" w:date="2017-07-03T14:50:00Z"/>
                <w:rFonts w:eastAsia="Times New Roman"/>
              </w:rPr>
            </w:pPr>
          </w:p>
        </w:tc>
        <w:tc>
          <w:tcPr>
            <w:tcW w:w="0" w:type="auto"/>
            <w:noWrap/>
            <w:vAlign w:val="center"/>
            <w:hideMark/>
          </w:tcPr>
          <w:p w14:paraId="1B130B03" w14:textId="77777777" w:rsidR="005375AE" w:rsidRPr="005375AE" w:rsidRDefault="005375AE" w:rsidP="005375AE">
            <w:pPr>
              <w:rPr>
                <w:ins w:id="303" w:author="scottdagreat@yahoo.com" w:date="2017-07-03T14:50:00Z"/>
                <w:rFonts w:eastAsia="Times New Roman"/>
              </w:rPr>
            </w:pPr>
            <w:ins w:id="304" w:author="scottdagreat@yahoo.com" w:date="2017-07-03T14:50:00Z">
              <w:r w:rsidRPr="005375AE">
                <w:rPr>
                  <w:rFonts w:eastAsia="Times New Roman"/>
                </w:rPr>
                <w:t>-62.931204</w:t>
              </w:r>
            </w:ins>
          </w:p>
        </w:tc>
        <w:tc>
          <w:tcPr>
            <w:tcW w:w="0" w:type="auto"/>
            <w:gridSpan w:val="2"/>
            <w:noWrap/>
            <w:vAlign w:val="center"/>
            <w:hideMark/>
          </w:tcPr>
          <w:p w14:paraId="449A31EE" w14:textId="77777777" w:rsidR="005375AE" w:rsidRPr="005375AE" w:rsidRDefault="005375AE" w:rsidP="005375AE">
            <w:pPr>
              <w:rPr>
                <w:ins w:id="305" w:author="scottdagreat@yahoo.com" w:date="2017-07-03T14:50:00Z"/>
                <w:rFonts w:eastAsia="Times New Roman"/>
              </w:rPr>
            </w:pPr>
            <w:ins w:id="306" w:author="scottdagreat@yahoo.com" w:date="2017-07-03T14:50:00Z">
              <w:r w:rsidRPr="005375AE">
                <w:rPr>
                  <w:rFonts w:eastAsia="Times New Roman"/>
                </w:rPr>
                <w:t>-17.374694</w:t>
              </w:r>
            </w:ins>
          </w:p>
        </w:tc>
      </w:tr>
      <w:tr w:rsidR="005375AE" w:rsidRPr="005375AE" w14:paraId="54D18EE7" w14:textId="77777777" w:rsidTr="005375AE">
        <w:trPr>
          <w:gridAfter w:val="4"/>
          <w:tblCellSpacing w:w="15" w:type="dxa"/>
          <w:ins w:id="307" w:author="scottdagreat@yahoo.com" w:date="2017-07-03T14:50:00Z"/>
        </w:trPr>
        <w:tc>
          <w:tcPr>
            <w:tcW w:w="0" w:type="auto"/>
            <w:vAlign w:val="center"/>
            <w:hideMark/>
          </w:tcPr>
          <w:p w14:paraId="702958AE" w14:textId="77777777" w:rsidR="005375AE" w:rsidRPr="005375AE" w:rsidRDefault="005375AE" w:rsidP="005375AE">
            <w:pPr>
              <w:jc w:val="center"/>
              <w:rPr>
                <w:ins w:id="308" w:author="scottdagreat@yahoo.com" w:date="2017-07-03T14:50:00Z"/>
                <w:rFonts w:eastAsia="Times New Roman"/>
                <w:b/>
                <w:bCs/>
              </w:rPr>
            </w:pPr>
            <w:ins w:id="309" w:author="scottdagreat@yahoo.com" w:date="2017-07-03T14:50:00Z">
              <w:r w:rsidRPr="005375AE">
                <w:rPr>
                  <w:rFonts w:eastAsia="Times New Roman"/>
                  <w:b/>
                  <w:bCs/>
                </w:rPr>
                <w:t>Neighborhood Sawyer</w:t>
              </w:r>
            </w:ins>
          </w:p>
        </w:tc>
        <w:tc>
          <w:tcPr>
            <w:tcW w:w="0" w:type="auto"/>
            <w:noWrap/>
            <w:vAlign w:val="center"/>
          </w:tcPr>
          <w:p w14:paraId="7D3BF0E3" w14:textId="45DCA1BA" w:rsidR="005375AE" w:rsidRPr="005375AE" w:rsidRDefault="005375AE" w:rsidP="005375AE">
            <w:pPr>
              <w:rPr>
                <w:ins w:id="310" w:author="scottdagreat@yahoo.com" w:date="2017-07-03T14:50:00Z"/>
                <w:rFonts w:eastAsia="Times New Roman"/>
              </w:rPr>
            </w:pPr>
          </w:p>
        </w:tc>
        <w:tc>
          <w:tcPr>
            <w:tcW w:w="0" w:type="auto"/>
            <w:vAlign w:val="center"/>
          </w:tcPr>
          <w:p w14:paraId="7F952108" w14:textId="30FBC5B6" w:rsidR="005375AE" w:rsidRPr="005375AE" w:rsidRDefault="005375AE" w:rsidP="005375AE">
            <w:pPr>
              <w:rPr>
                <w:ins w:id="311" w:author="scottdagreat@yahoo.com" w:date="2017-07-03T14:50:00Z"/>
                <w:rFonts w:eastAsia="Times New Roman"/>
              </w:rPr>
            </w:pPr>
          </w:p>
        </w:tc>
        <w:tc>
          <w:tcPr>
            <w:tcW w:w="0" w:type="auto"/>
            <w:vAlign w:val="center"/>
          </w:tcPr>
          <w:p w14:paraId="172137C1" w14:textId="126B1470" w:rsidR="005375AE" w:rsidRPr="005375AE" w:rsidRDefault="005375AE" w:rsidP="005375AE">
            <w:pPr>
              <w:rPr>
                <w:ins w:id="312" w:author="scottdagreat@yahoo.com" w:date="2017-07-03T14:50:00Z"/>
                <w:rFonts w:eastAsia="Times New Roman"/>
              </w:rPr>
            </w:pPr>
          </w:p>
        </w:tc>
        <w:tc>
          <w:tcPr>
            <w:tcW w:w="0" w:type="auto"/>
            <w:noWrap/>
            <w:vAlign w:val="center"/>
            <w:hideMark/>
          </w:tcPr>
          <w:p w14:paraId="6D2B6AB8" w14:textId="77777777" w:rsidR="005375AE" w:rsidRPr="005375AE" w:rsidRDefault="005375AE" w:rsidP="005375AE">
            <w:pPr>
              <w:rPr>
                <w:ins w:id="313" w:author="scottdagreat@yahoo.com" w:date="2017-07-03T14:50:00Z"/>
                <w:rFonts w:eastAsia="Times New Roman"/>
              </w:rPr>
            </w:pPr>
            <w:ins w:id="314" w:author="scottdagreat@yahoo.com" w:date="2017-07-03T14:50:00Z">
              <w:r w:rsidRPr="005375AE">
                <w:rPr>
                  <w:rFonts w:eastAsia="Times New Roman"/>
                </w:rPr>
                <w:t>-60.226287</w:t>
              </w:r>
            </w:ins>
          </w:p>
        </w:tc>
        <w:tc>
          <w:tcPr>
            <w:tcW w:w="0" w:type="auto"/>
            <w:gridSpan w:val="2"/>
            <w:noWrap/>
            <w:vAlign w:val="center"/>
            <w:hideMark/>
          </w:tcPr>
          <w:p w14:paraId="35A9F966" w14:textId="77777777" w:rsidR="005375AE" w:rsidRPr="005375AE" w:rsidRDefault="005375AE" w:rsidP="005375AE">
            <w:pPr>
              <w:rPr>
                <w:ins w:id="315" w:author="scottdagreat@yahoo.com" w:date="2017-07-03T14:50:00Z"/>
                <w:rFonts w:eastAsia="Times New Roman"/>
              </w:rPr>
            </w:pPr>
            <w:ins w:id="316" w:author="scottdagreat@yahoo.com" w:date="2017-07-03T14:50:00Z">
              <w:r w:rsidRPr="005375AE">
                <w:rPr>
                  <w:rFonts w:eastAsia="Times New Roman"/>
                </w:rPr>
                <w:t>-20.919424</w:t>
              </w:r>
            </w:ins>
          </w:p>
        </w:tc>
      </w:tr>
      <w:tr w:rsidR="005375AE" w:rsidRPr="005375AE" w14:paraId="31D2FEAA" w14:textId="77777777" w:rsidTr="005375AE">
        <w:trPr>
          <w:gridAfter w:val="4"/>
          <w:tblCellSpacing w:w="15" w:type="dxa"/>
          <w:ins w:id="317" w:author="scottdagreat@yahoo.com" w:date="2017-07-03T14:50:00Z"/>
        </w:trPr>
        <w:tc>
          <w:tcPr>
            <w:tcW w:w="0" w:type="auto"/>
            <w:vAlign w:val="center"/>
            <w:hideMark/>
          </w:tcPr>
          <w:p w14:paraId="06640D63" w14:textId="77777777" w:rsidR="005375AE" w:rsidRPr="005375AE" w:rsidRDefault="005375AE" w:rsidP="005375AE">
            <w:pPr>
              <w:jc w:val="center"/>
              <w:rPr>
                <w:ins w:id="318" w:author="scottdagreat@yahoo.com" w:date="2017-07-03T14:50:00Z"/>
                <w:rFonts w:eastAsia="Times New Roman"/>
                <w:b/>
                <w:bCs/>
              </w:rPr>
            </w:pPr>
            <w:ins w:id="319" w:author="scottdagreat@yahoo.com" w:date="2017-07-03T14:50:00Z">
              <w:r w:rsidRPr="005375AE">
                <w:rPr>
                  <w:rFonts w:eastAsia="Times New Roman"/>
                  <w:b/>
                  <w:bCs/>
                </w:rPr>
                <w:t>Neighborhood SawyerW</w:t>
              </w:r>
            </w:ins>
          </w:p>
        </w:tc>
        <w:tc>
          <w:tcPr>
            <w:tcW w:w="0" w:type="auto"/>
            <w:noWrap/>
            <w:vAlign w:val="center"/>
          </w:tcPr>
          <w:p w14:paraId="47623DCB" w14:textId="50E605A5" w:rsidR="005375AE" w:rsidRPr="005375AE" w:rsidRDefault="005375AE" w:rsidP="005375AE">
            <w:pPr>
              <w:rPr>
                <w:ins w:id="320" w:author="scottdagreat@yahoo.com" w:date="2017-07-03T14:50:00Z"/>
                <w:rFonts w:eastAsia="Times New Roman"/>
              </w:rPr>
            </w:pPr>
          </w:p>
        </w:tc>
        <w:tc>
          <w:tcPr>
            <w:tcW w:w="0" w:type="auto"/>
            <w:vAlign w:val="center"/>
          </w:tcPr>
          <w:p w14:paraId="1EE982BE" w14:textId="612483ED" w:rsidR="005375AE" w:rsidRPr="005375AE" w:rsidRDefault="005375AE" w:rsidP="005375AE">
            <w:pPr>
              <w:rPr>
                <w:ins w:id="321" w:author="scottdagreat@yahoo.com" w:date="2017-07-03T14:50:00Z"/>
                <w:rFonts w:eastAsia="Times New Roman"/>
              </w:rPr>
            </w:pPr>
          </w:p>
        </w:tc>
        <w:tc>
          <w:tcPr>
            <w:tcW w:w="0" w:type="auto"/>
            <w:vAlign w:val="center"/>
          </w:tcPr>
          <w:p w14:paraId="7F497F5F" w14:textId="3C353AFB" w:rsidR="005375AE" w:rsidRPr="005375AE" w:rsidRDefault="005375AE" w:rsidP="005375AE">
            <w:pPr>
              <w:rPr>
                <w:ins w:id="322" w:author="scottdagreat@yahoo.com" w:date="2017-07-03T14:50:00Z"/>
                <w:rFonts w:eastAsia="Times New Roman"/>
              </w:rPr>
            </w:pPr>
          </w:p>
        </w:tc>
        <w:tc>
          <w:tcPr>
            <w:tcW w:w="0" w:type="auto"/>
            <w:noWrap/>
            <w:vAlign w:val="center"/>
            <w:hideMark/>
          </w:tcPr>
          <w:p w14:paraId="6D2DFF28" w14:textId="77777777" w:rsidR="005375AE" w:rsidRPr="005375AE" w:rsidRDefault="005375AE" w:rsidP="005375AE">
            <w:pPr>
              <w:rPr>
                <w:ins w:id="323" w:author="scottdagreat@yahoo.com" w:date="2017-07-03T14:50:00Z"/>
                <w:rFonts w:eastAsia="Times New Roman"/>
              </w:rPr>
            </w:pPr>
            <w:ins w:id="324" w:author="scottdagreat@yahoo.com" w:date="2017-07-03T14:50:00Z">
              <w:r w:rsidRPr="005375AE">
                <w:rPr>
                  <w:rFonts w:eastAsia="Times New Roman"/>
                </w:rPr>
                <w:t>-55.213535</w:t>
              </w:r>
            </w:ins>
          </w:p>
        </w:tc>
        <w:tc>
          <w:tcPr>
            <w:tcW w:w="0" w:type="auto"/>
            <w:gridSpan w:val="2"/>
            <w:noWrap/>
            <w:vAlign w:val="center"/>
            <w:hideMark/>
          </w:tcPr>
          <w:p w14:paraId="18A29FA3" w14:textId="77777777" w:rsidR="005375AE" w:rsidRPr="005375AE" w:rsidRDefault="005375AE" w:rsidP="005375AE">
            <w:pPr>
              <w:rPr>
                <w:ins w:id="325" w:author="scottdagreat@yahoo.com" w:date="2017-07-03T14:50:00Z"/>
                <w:rFonts w:eastAsia="Times New Roman"/>
              </w:rPr>
            </w:pPr>
            <w:ins w:id="326" w:author="scottdagreat@yahoo.com" w:date="2017-07-03T14:50:00Z">
              <w:r w:rsidRPr="005375AE">
                <w:rPr>
                  <w:rFonts w:eastAsia="Times New Roman"/>
                </w:rPr>
                <w:t>-15.636151</w:t>
              </w:r>
            </w:ins>
          </w:p>
        </w:tc>
      </w:tr>
      <w:tr w:rsidR="005375AE" w:rsidRPr="005375AE" w14:paraId="1CBB2540" w14:textId="77777777" w:rsidTr="005375AE">
        <w:trPr>
          <w:gridAfter w:val="4"/>
          <w:tblCellSpacing w:w="15" w:type="dxa"/>
          <w:ins w:id="327" w:author="scottdagreat@yahoo.com" w:date="2017-07-03T14:50:00Z"/>
        </w:trPr>
        <w:tc>
          <w:tcPr>
            <w:tcW w:w="0" w:type="auto"/>
            <w:vAlign w:val="center"/>
            <w:hideMark/>
          </w:tcPr>
          <w:p w14:paraId="0680A06B" w14:textId="77777777" w:rsidR="005375AE" w:rsidRPr="005375AE" w:rsidRDefault="005375AE" w:rsidP="005375AE">
            <w:pPr>
              <w:jc w:val="center"/>
              <w:rPr>
                <w:ins w:id="328" w:author="scottdagreat@yahoo.com" w:date="2017-07-03T14:50:00Z"/>
                <w:rFonts w:eastAsia="Times New Roman"/>
                <w:b/>
                <w:bCs/>
              </w:rPr>
            </w:pPr>
            <w:ins w:id="329" w:author="scottdagreat@yahoo.com" w:date="2017-07-03T14:50:00Z">
              <w:r w:rsidRPr="005375AE">
                <w:rPr>
                  <w:rFonts w:eastAsia="Times New Roman"/>
                  <w:b/>
                  <w:bCs/>
                </w:rPr>
                <w:t>Neighborhood Somerst</w:t>
              </w:r>
            </w:ins>
          </w:p>
        </w:tc>
        <w:tc>
          <w:tcPr>
            <w:tcW w:w="0" w:type="auto"/>
            <w:noWrap/>
            <w:vAlign w:val="center"/>
          </w:tcPr>
          <w:p w14:paraId="0F96E87D" w14:textId="13506182" w:rsidR="005375AE" w:rsidRPr="005375AE" w:rsidRDefault="005375AE" w:rsidP="005375AE">
            <w:pPr>
              <w:rPr>
                <w:ins w:id="330" w:author="scottdagreat@yahoo.com" w:date="2017-07-03T14:50:00Z"/>
                <w:rFonts w:eastAsia="Times New Roman"/>
              </w:rPr>
            </w:pPr>
          </w:p>
        </w:tc>
        <w:tc>
          <w:tcPr>
            <w:tcW w:w="0" w:type="auto"/>
            <w:vAlign w:val="center"/>
          </w:tcPr>
          <w:p w14:paraId="2B61BF0E" w14:textId="1E9D4AEE" w:rsidR="005375AE" w:rsidRPr="005375AE" w:rsidRDefault="005375AE" w:rsidP="005375AE">
            <w:pPr>
              <w:rPr>
                <w:ins w:id="331" w:author="scottdagreat@yahoo.com" w:date="2017-07-03T14:50:00Z"/>
                <w:rFonts w:eastAsia="Times New Roman"/>
              </w:rPr>
            </w:pPr>
          </w:p>
        </w:tc>
        <w:tc>
          <w:tcPr>
            <w:tcW w:w="0" w:type="auto"/>
            <w:vAlign w:val="center"/>
          </w:tcPr>
          <w:p w14:paraId="5FEB460A" w14:textId="23737006" w:rsidR="005375AE" w:rsidRPr="005375AE" w:rsidRDefault="005375AE" w:rsidP="005375AE">
            <w:pPr>
              <w:rPr>
                <w:ins w:id="332" w:author="scottdagreat@yahoo.com" w:date="2017-07-03T14:50:00Z"/>
                <w:rFonts w:eastAsia="Times New Roman"/>
              </w:rPr>
            </w:pPr>
          </w:p>
        </w:tc>
        <w:tc>
          <w:tcPr>
            <w:tcW w:w="0" w:type="auto"/>
            <w:noWrap/>
            <w:vAlign w:val="center"/>
            <w:hideMark/>
          </w:tcPr>
          <w:p w14:paraId="440BA63E" w14:textId="77777777" w:rsidR="005375AE" w:rsidRPr="005375AE" w:rsidRDefault="005375AE" w:rsidP="005375AE">
            <w:pPr>
              <w:rPr>
                <w:ins w:id="333" w:author="scottdagreat@yahoo.com" w:date="2017-07-03T14:50:00Z"/>
                <w:rFonts w:eastAsia="Times New Roman"/>
              </w:rPr>
            </w:pPr>
            <w:ins w:id="334" w:author="scottdagreat@yahoo.com" w:date="2017-07-03T14:50:00Z">
              <w:r w:rsidRPr="005375AE">
                <w:rPr>
                  <w:rFonts w:eastAsia="Times New Roman"/>
                </w:rPr>
                <w:t>-32.049984</w:t>
              </w:r>
            </w:ins>
          </w:p>
        </w:tc>
        <w:tc>
          <w:tcPr>
            <w:tcW w:w="0" w:type="auto"/>
            <w:gridSpan w:val="2"/>
            <w:vAlign w:val="center"/>
            <w:hideMark/>
          </w:tcPr>
          <w:p w14:paraId="0DF575F6" w14:textId="77777777" w:rsidR="005375AE" w:rsidRPr="005375AE" w:rsidRDefault="005375AE" w:rsidP="005375AE">
            <w:pPr>
              <w:rPr>
                <w:ins w:id="335" w:author="scottdagreat@yahoo.com" w:date="2017-07-03T14:50:00Z"/>
                <w:rFonts w:eastAsia="Times New Roman"/>
              </w:rPr>
            </w:pPr>
            <w:ins w:id="336" w:author="scottdagreat@yahoo.com" w:date="2017-07-03T14:50:00Z">
              <w:r w:rsidRPr="005375AE">
                <w:rPr>
                  <w:rFonts w:eastAsia="Times New Roman"/>
                </w:rPr>
                <w:t>7.112102</w:t>
              </w:r>
            </w:ins>
          </w:p>
        </w:tc>
      </w:tr>
      <w:tr w:rsidR="005375AE" w:rsidRPr="005375AE" w14:paraId="51027A7A" w14:textId="77777777" w:rsidTr="005375AE">
        <w:trPr>
          <w:gridAfter w:val="4"/>
          <w:tblCellSpacing w:w="15" w:type="dxa"/>
          <w:ins w:id="337" w:author="scottdagreat@yahoo.com" w:date="2017-07-03T14:50:00Z"/>
        </w:trPr>
        <w:tc>
          <w:tcPr>
            <w:tcW w:w="0" w:type="auto"/>
            <w:vAlign w:val="center"/>
            <w:hideMark/>
          </w:tcPr>
          <w:p w14:paraId="5290DBA5" w14:textId="77777777" w:rsidR="005375AE" w:rsidRPr="005375AE" w:rsidRDefault="005375AE" w:rsidP="005375AE">
            <w:pPr>
              <w:jc w:val="center"/>
              <w:rPr>
                <w:ins w:id="338" w:author="scottdagreat@yahoo.com" w:date="2017-07-03T14:50:00Z"/>
                <w:rFonts w:eastAsia="Times New Roman"/>
                <w:b/>
                <w:bCs/>
              </w:rPr>
            </w:pPr>
            <w:ins w:id="339" w:author="scottdagreat@yahoo.com" w:date="2017-07-03T14:50:00Z">
              <w:r w:rsidRPr="005375AE">
                <w:rPr>
                  <w:rFonts w:eastAsia="Times New Roman"/>
                  <w:b/>
                  <w:bCs/>
                </w:rPr>
                <w:t>Neighborhood StoneBr</w:t>
              </w:r>
            </w:ins>
          </w:p>
        </w:tc>
        <w:tc>
          <w:tcPr>
            <w:tcW w:w="0" w:type="auto"/>
            <w:vAlign w:val="center"/>
          </w:tcPr>
          <w:p w14:paraId="1A472927" w14:textId="210E5621" w:rsidR="005375AE" w:rsidRPr="005375AE" w:rsidRDefault="005375AE" w:rsidP="005375AE">
            <w:pPr>
              <w:rPr>
                <w:ins w:id="340" w:author="scottdagreat@yahoo.com" w:date="2017-07-03T14:50:00Z"/>
                <w:rFonts w:eastAsia="Times New Roman"/>
              </w:rPr>
            </w:pPr>
          </w:p>
        </w:tc>
        <w:tc>
          <w:tcPr>
            <w:tcW w:w="0" w:type="auto"/>
            <w:vAlign w:val="center"/>
          </w:tcPr>
          <w:p w14:paraId="37027956" w14:textId="1E543F55" w:rsidR="005375AE" w:rsidRPr="005375AE" w:rsidRDefault="005375AE" w:rsidP="005375AE">
            <w:pPr>
              <w:rPr>
                <w:ins w:id="341" w:author="scottdagreat@yahoo.com" w:date="2017-07-03T14:50:00Z"/>
                <w:rFonts w:eastAsia="Times New Roman"/>
              </w:rPr>
            </w:pPr>
          </w:p>
        </w:tc>
        <w:tc>
          <w:tcPr>
            <w:tcW w:w="0" w:type="auto"/>
            <w:vAlign w:val="center"/>
          </w:tcPr>
          <w:p w14:paraId="74F5AC9C" w14:textId="0DB971ED" w:rsidR="005375AE" w:rsidRPr="005375AE" w:rsidRDefault="005375AE" w:rsidP="005375AE">
            <w:pPr>
              <w:rPr>
                <w:ins w:id="342" w:author="scottdagreat@yahoo.com" w:date="2017-07-03T14:50:00Z"/>
                <w:rFonts w:eastAsia="Times New Roman"/>
              </w:rPr>
            </w:pPr>
          </w:p>
        </w:tc>
        <w:tc>
          <w:tcPr>
            <w:tcW w:w="0" w:type="auto"/>
            <w:vAlign w:val="center"/>
            <w:hideMark/>
          </w:tcPr>
          <w:p w14:paraId="64A91F14" w14:textId="77777777" w:rsidR="005375AE" w:rsidRPr="005375AE" w:rsidRDefault="005375AE" w:rsidP="005375AE">
            <w:pPr>
              <w:rPr>
                <w:ins w:id="343" w:author="scottdagreat@yahoo.com" w:date="2017-07-03T14:50:00Z"/>
                <w:rFonts w:eastAsia="Times New Roman"/>
              </w:rPr>
            </w:pPr>
            <w:ins w:id="344" w:author="scottdagreat@yahoo.com" w:date="2017-07-03T14:50:00Z">
              <w:r w:rsidRPr="005375AE">
                <w:rPr>
                  <w:rFonts w:eastAsia="Times New Roman"/>
                </w:rPr>
                <w:t>7.296945</w:t>
              </w:r>
            </w:ins>
          </w:p>
        </w:tc>
        <w:tc>
          <w:tcPr>
            <w:tcW w:w="0" w:type="auto"/>
            <w:gridSpan w:val="2"/>
            <w:vAlign w:val="center"/>
            <w:hideMark/>
          </w:tcPr>
          <w:p w14:paraId="471A24CC" w14:textId="77777777" w:rsidR="005375AE" w:rsidRPr="005375AE" w:rsidRDefault="005375AE" w:rsidP="005375AE">
            <w:pPr>
              <w:rPr>
                <w:ins w:id="345" w:author="scottdagreat@yahoo.com" w:date="2017-07-03T14:50:00Z"/>
                <w:rFonts w:eastAsia="Times New Roman"/>
              </w:rPr>
            </w:pPr>
            <w:ins w:id="346" w:author="scottdagreat@yahoo.com" w:date="2017-07-03T14:50:00Z">
              <w:r w:rsidRPr="005375AE">
                <w:rPr>
                  <w:rFonts w:eastAsia="Times New Roman"/>
                </w:rPr>
                <w:t>51.042529</w:t>
              </w:r>
            </w:ins>
          </w:p>
        </w:tc>
      </w:tr>
      <w:tr w:rsidR="005375AE" w:rsidRPr="005375AE" w14:paraId="0F52C7A0" w14:textId="77777777" w:rsidTr="005375AE">
        <w:trPr>
          <w:gridAfter w:val="4"/>
          <w:tblCellSpacing w:w="15" w:type="dxa"/>
          <w:ins w:id="347" w:author="scottdagreat@yahoo.com" w:date="2017-07-03T14:50:00Z"/>
        </w:trPr>
        <w:tc>
          <w:tcPr>
            <w:tcW w:w="0" w:type="auto"/>
            <w:vAlign w:val="center"/>
            <w:hideMark/>
          </w:tcPr>
          <w:p w14:paraId="67218863" w14:textId="77777777" w:rsidR="005375AE" w:rsidRPr="005375AE" w:rsidRDefault="005375AE" w:rsidP="005375AE">
            <w:pPr>
              <w:jc w:val="center"/>
              <w:rPr>
                <w:ins w:id="348" w:author="scottdagreat@yahoo.com" w:date="2017-07-03T14:50:00Z"/>
                <w:rFonts w:eastAsia="Times New Roman"/>
                <w:b/>
                <w:bCs/>
              </w:rPr>
            </w:pPr>
            <w:ins w:id="349" w:author="scottdagreat@yahoo.com" w:date="2017-07-03T14:50:00Z">
              <w:r w:rsidRPr="005375AE">
                <w:rPr>
                  <w:rFonts w:eastAsia="Times New Roman"/>
                  <w:b/>
                  <w:bCs/>
                </w:rPr>
                <w:t>Neighborhood Timber</w:t>
              </w:r>
            </w:ins>
          </w:p>
        </w:tc>
        <w:tc>
          <w:tcPr>
            <w:tcW w:w="0" w:type="auto"/>
            <w:noWrap/>
            <w:vAlign w:val="center"/>
          </w:tcPr>
          <w:p w14:paraId="0C7A37A7" w14:textId="1E9C8BE2" w:rsidR="005375AE" w:rsidRPr="005375AE" w:rsidRDefault="005375AE" w:rsidP="005375AE">
            <w:pPr>
              <w:rPr>
                <w:ins w:id="350" w:author="scottdagreat@yahoo.com" w:date="2017-07-03T14:50:00Z"/>
                <w:rFonts w:eastAsia="Times New Roman"/>
              </w:rPr>
            </w:pPr>
          </w:p>
        </w:tc>
        <w:tc>
          <w:tcPr>
            <w:tcW w:w="0" w:type="auto"/>
            <w:vAlign w:val="center"/>
          </w:tcPr>
          <w:p w14:paraId="47B5B48B" w14:textId="45B07C47" w:rsidR="005375AE" w:rsidRPr="005375AE" w:rsidRDefault="005375AE" w:rsidP="005375AE">
            <w:pPr>
              <w:rPr>
                <w:ins w:id="351" w:author="scottdagreat@yahoo.com" w:date="2017-07-03T14:50:00Z"/>
                <w:rFonts w:eastAsia="Times New Roman"/>
              </w:rPr>
            </w:pPr>
          </w:p>
        </w:tc>
        <w:tc>
          <w:tcPr>
            <w:tcW w:w="0" w:type="auto"/>
            <w:vAlign w:val="center"/>
          </w:tcPr>
          <w:p w14:paraId="20DC1F26" w14:textId="3E0AF6F2" w:rsidR="005375AE" w:rsidRPr="005375AE" w:rsidRDefault="005375AE" w:rsidP="005375AE">
            <w:pPr>
              <w:rPr>
                <w:ins w:id="352" w:author="scottdagreat@yahoo.com" w:date="2017-07-03T14:50:00Z"/>
                <w:rFonts w:eastAsia="Times New Roman"/>
              </w:rPr>
            </w:pPr>
          </w:p>
        </w:tc>
        <w:tc>
          <w:tcPr>
            <w:tcW w:w="0" w:type="auto"/>
            <w:noWrap/>
            <w:vAlign w:val="center"/>
            <w:hideMark/>
          </w:tcPr>
          <w:p w14:paraId="41A859F4" w14:textId="77777777" w:rsidR="005375AE" w:rsidRPr="005375AE" w:rsidRDefault="005375AE" w:rsidP="005375AE">
            <w:pPr>
              <w:rPr>
                <w:ins w:id="353" w:author="scottdagreat@yahoo.com" w:date="2017-07-03T14:50:00Z"/>
                <w:rFonts w:eastAsia="Times New Roman"/>
              </w:rPr>
            </w:pPr>
            <w:ins w:id="354" w:author="scottdagreat@yahoo.com" w:date="2017-07-03T14:50:00Z">
              <w:r w:rsidRPr="005375AE">
                <w:rPr>
                  <w:rFonts w:eastAsia="Times New Roman"/>
                </w:rPr>
                <w:t>-41.796882</w:t>
              </w:r>
            </w:ins>
          </w:p>
        </w:tc>
        <w:tc>
          <w:tcPr>
            <w:tcW w:w="0" w:type="auto"/>
            <w:gridSpan w:val="2"/>
            <w:noWrap/>
            <w:vAlign w:val="center"/>
            <w:hideMark/>
          </w:tcPr>
          <w:p w14:paraId="728FBD01" w14:textId="77777777" w:rsidR="005375AE" w:rsidRPr="005375AE" w:rsidRDefault="005375AE" w:rsidP="005375AE">
            <w:pPr>
              <w:rPr>
                <w:ins w:id="355" w:author="scottdagreat@yahoo.com" w:date="2017-07-03T14:50:00Z"/>
                <w:rFonts w:eastAsia="Times New Roman"/>
              </w:rPr>
            </w:pPr>
            <w:ins w:id="356" w:author="scottdagreat@yahoo.com" w:date="2017-07-03T14:50:00Z">
              <w:r w:rsidRPr="005375AE">
                <w:rPr>
                  <w:rFonts w:eastAsia="Times New Roman"/>
                </w:rPr>
                <w:t>-0.424184</w:t>
              </w:r>
            </w:ins>
          </w:p>
        </w:tc>
      </w:tr>
      <w:tr w:rsidR="005375AE" w:rsidRPr="005375AE" w14:paraId="752101E1" w14:textId="77777777" w:rsidTr="005375AE">
        <w:trPr>
          <w:gridAfter w:val="4"/>
          <w:tblCellSpacing w:w="15" w:type="dxa"/>
          <w:ins w:id="357" w:author="scottdagreat@yahoo.com" w:date="2017-07-03T14:50:00Z"/>
        </w:trPr>
        <w:tc>
          <w:tcPr>
            <w:tcW w:w="0" w:type="auto"/>
            <w:vAlign w:val="center"/>
            <w:hideMark/>
          </w:tcPr>
          <w:p w14:paraId="75C10D21" w14:textId="77777777" w:rsidR="005375AE" w:rsidRPr="005375AE" w:rsidRDefault="005375AE" w:rsidP="005375AE">
            <w:pPr>
              <w:jc w:val="center"/>
              <w:rPr>
                <w:ins w:id="358" w:author="scottdagreat@yahoo.com" w:date="2017-07-03T14:50:00Z"/>
                <w:rFonts w:eastAsia="Times New Roman"/>
                <w:b/>
                <w:bCs/>
              </w:rPr>
            </w:pPr>
            <w:ins w:id="359" w:author="scottdagreat@yahoo.com" w:date="2017-07-03T14:50:00Z">
              <w:r w:rsidRPr="005375AE">
                <w:rPr>
                  <w:rFonts w:eastAsia="Times New Roman"/>
                  <w:b/>
                  <w:bCs/>
                </w:rPr>
                <w:t>Neighborhood Veenker</w:t>
              </w:r>
            </w:ins>
          </w:p>
        </w:tc>
        <w:tc>
          <w:tcPr>
            <w:tcW w:w="0" w:type="auto"/>
            <w:vAlign w:val="center"/>
          </w:tcPr>
          <w:p w14:paraId="0A219A2F" w14:textId="2639E1ED" w:rsidR="005375AE" w:rsidRPr="005375AE" w:rsidRDefault="005375AE" w:rsidP="005375AE">
            <w:pPr>
              <w:rPr>
                <w:ins w:id="360" w:author="scottdagreat@yahoo.com" w:date="2017-07-03T14:50:00Z"/>
                <w:rFonts w:eastAsia="Times New Roman"/>
              </w:rPr>
            </w:pPr>
          </w:p>
        </w:tc>
        <w:tc>
          <w:tcPr>
            <w:tcW w:w="0" w:type="auto"/>
            <w:vAlign w:val="center"/>
          </w:tcPr>
          <w:p w14:paraId="4624C5D4" w14:textId="36779FCA" w:rsidR="005375AE" w:rsidRPr="005375AE" w:rsidRDefault="005375AE" w:rsidP="005375AE">
            <w:pPr>
              <w:rPr>
                <w:ins w:id="361" w:author="scottdagreat@yahoo.com" w:date="2017-07-03T14:50:00Z"/>
                <w:rFonts w:eastAsia="Times New Roman"/>
              </w:rPr>
            </w:pPr>
          </w:p>
        </w:tc>
        <w:tc>
          <w:tcPr>
            <w:tcW w:w="0" w:type="auto"/>
            <w:vAlign w:val="center"/>
          </w:tcPr>
          <w:p w14:paraId="0BC63E2B" w14:textId="76AF19A4" w:rsidR="005375AE" w:rsidRPr="005375AE" w:rsidRDefault="005375AE" w:rsidP="005375AE">
            <w:pPr>
              <w:rPr>
                <w:ins w:id="362" w:author="scottdagreat@yahoo.com" w:date="2017-07-03T14:50:00Z"/>
                <w:rFonts w:eastAsia="Times New Roman"/>
              </w:rPr>
            </w:pPr>
          </w:p>
        </w:tc>
        <w:tc>
          <w:tcPr>
            <w:tcW w:w="0" w:type="auto"/>
            <w:vAlign w:val="center"/>
            <w:hideMark/>
          </w:tcPr>
          <w:p w14:paraId="11E0199C" w14:textId="77777777" w:rsidR="005375AE" w:rsidRPr="005375AE" w:rsidRDefault="005375AE" w:rsidP="005375AE">
            <w:pPr>
              <w:rPr>
                <w:ins w:id="363" w:author="scottdagreat@yahoo.com" w:date="2017-07-03T14:50:00Z"/>
                <w:rFonts w:eastAsia="Times New Roman"/>
              </w:rPr>
            </w:pPr>
            <w:ins w:id="364" w:author="scottdagreat@yahoo.com" w:date="2017-07-03T14:50:00Z">
              <w:r w:rsidRPr="005375AE">
                <w:rPr>
                  <w:rFonts w:eastAsia="Times New Roman"/>
                </w:rPr>
                <w:t>.</w:t>
              </w:r>
            </w:ins>
          </w:p>
        </w:tc>
        <w:tc>
          <w:tcPr>
            <w:tcW w:w="0" w:type="auto"/>
            <w:gridSpan w:val="2"/>
            <w:vAlign w:val="center"/>
            <w:hideMark/>
          </w:tcPr>
          <w:p w14:paraId="5D432CF8" w14:textId="77777777" w:rsidR="005375AE" w:rsidRPr="005375AE" w:rsidRDefault="005375AE" w:rsidP="005375AE">
            <w:pPr>
              <w:rPr>
                <w:ins w:id="365" w:author="scottdagreat@yahoo.com" w:date="2017-07-03T14:50:00Z"/>
                <w:rFonts w:eastAsia="Times New Roman"/>
              </w:rPr>
            </w:pPr>
            <w:ins w:id="366" w:author="scottdagreat@yahoo.com" w:date="2017-07-03T14:50:00Z">
              <w:r w:rsidRPr="005375AE">
                <w:rPr>
                  <w:rFonts w:eastAsia="Times New Roman"/>
                </w:rPr>
                <w:t>.</w:t>
              </w:r>
            </w:ins>
          </w:p>
        </w:tc>
      </w:tr>
      <w:tr w:rsidR="005375AE" w:rsidRPr="005375AE" w14:paraId="55D57E8C" w14:textId="77777777" w:rsidTr="005375AE">
        <w:trPr>
          <w:gridAfter w:val="4"/>
          <w:tblCellSpacing w:w="15" w:type="dxa"/>
          <w:ins w:id="367" w:author="scottdagreat@yahoo.com" w:date="2017-07-03T14:50:00Z"/>
        </w:trPr>
        <w:tc>
          <w:tcPr>
            <w:tcW w:w="0" w:type="auto"/>
            <w:vAlign w:val="center"/>
            <w:hideMark/>
          </w:tcPr>
          <w:p w14:paraId="0E520223" w14:textId="77777777" w:rsidR="005375AE" w:rsidRPr="005375AE" w:rsidRDefault="005375AE" w:rsidP="005375AE">
            <w:pPr>
              <w:jc w:val="center"/>
              <w:rPr>
                <w:ins w:id="368" w:author="scottdagreat@yahoo.com" w:date="2017-07-03T14:50:00Z"/>
                <w:rFonts w:eastAsia="Times New Roman"/>
                <w:b/>
                <w:bCs/>
              </w:rPr>
            </w:pPr>
            <w:ins w:id="369" w:author="scottdagreat@yahoo.com" w:date="2017-07-03T14:50:00Z">
              <w:r w:rsidRPr="005375AE">
                <w:rPr>
                  <w:rFonts w:eastAsia="Times New Roman"/>
                  <w:b/>
                  <w:bCs/>
                </w:rPr>
                <w:t>BsmtFullBath</w:t>
              </w:r>
            </w:ins>
          </w:p>
        </w:tc>
        <w:tc>
          <w:tcPr>
            <w:tcW w:w="0" w:type="auto"/>
            <w:vAlign w:val="center"/>
          </w:tcPr>
          <w:p w14:paraId="7B28B3AE" w14:textId="61D4EDE7" w:rsidR="005375AE" w:rsidRPr="005375AE" w:rsidRDefault="005375AE" w:rsidP="005375AE">
            <w:pPr>
              <w:rPr>
                <w:ins w:id="370" w:author="scottdagreat@yahoo.com" w:date="2017-07-03T14:50:00Z"/>
                <w:rFonts w:eastAsia="Times New Roman"/>
              </w:rPr>
            </w:pPr>
          </w:p>
        </w:tc>
        <w:tc>
          <w:tcPr>
            <w:tcW w:w="0" w:type="auto"/>
            <w:vAlign w:val="center"/>
          </w:tcPr>
          <w:p w14:paraId="6382188A" w14:textId="41B89911" w:rsidR="005375AE" w:rsidRPr="005375AE" w:rsidRDefault="005375AE" w:rsidP="005375AE">
            <w:pPr>
              <w:rPr>
                <w:ins w:id="371" w:author="scottdagreat@yahoo.com" w:date="2017-07-03T14:50:00Z"/>
                <w:rFonts w:eastAsia="Times New Roman"/>
              </w:rPr>
            </w:pPr>
          </w:p>
        </w:tc>
        <w:tc>
          <w:tcPr>
            <w:tcW w:w="0" w:type="auto"/>
            <w:vAlign w:val="center"/>
          </w:tcPr>
          <w:p w14:paraId="10F44991" w14:textId="159CF6E6" w:rsidR="005375AE" w:rsidRPr="005375AE" w:rsidRDefault="005375AE" w:rsidP="005375AE">
            <w:pPr>
              <w:rPr>
                <w:ins w:id="372" w:author="scottdagreat@yahoo.com" w:date="2017-07-03T14:50:00Z"/>
                <w:rFonts w:eastAsia="Times New Roman"/>
              </w:rPr>
            </w:pPr>
          </w:p>
        </w:tc>
        <w:tc>
          <w:tcPr>
            <w:tcW w:w="0" w:type="auto"/>
            <w:vAlign w:val="center"/>
            <w:hideMark/>
          </w:tcPr>
          <w:p w14:paraId="09501D6C" w14:textId="77777777" w:rsidR="005375AE" w:rsidRPr="005375AE" w:rsidRDefault="005375AE" w:rsidP="005375AE">
            <w:pPr>
              <w:rPr>
                <w:ins w:id="373" w:author="scottdagreat@yahoo.com" w:date="2017-07-03T14:50:00Z"/>
                <w:rFonts w:eastAsia="Times New Roman"/>
              </w:rPr>
            </w:pPr>
            <w:ins w:id="374" w:author="scottdagreat@yahoo.com" w:date="2017-07-03T14:50:00Z">
              <w:r w:rsidRPr="005375AE">
                <w:rPr>
                  <w:rFonts w:eastAsia="Times New Roman"/>
                </w:rPr>
                <w:t>11.494352</w:t>
              </w:r>
            </w:ins>
          </w:p>
        </w:tc>
        <w:tc>
          <w:tcPr>
            <w:tcW w:w="0" w:type="auto"/>
            <w:gridSpan w:val="2"/>
            <w:vAlign w:val="center"/>
            <w:hideMark/>
          </w:tcPr>
          <w:p w14:paraId="61856736" w14:textId="77777777" w:rsidR="005375AE" w:rsidRPr="005375AE" w:rsidRDefault="005375AE" w:rsidP="005375AE">
            <w:pPr>
              <w:rPr>
                <w:ins w:id="375" w:author="scottdagreat@yahoo.com" w:date="2017-07-03T14:50:00Z"/>
                <w:rFonts w:eastAsia="Times New Roman"/>
              </w:rPr>
            </w:pPr>
            <w:ins w:id="376" w:author="scottdagreat@yahoo.com" w:date="2017-07-03T14:50:00Z">
              <w:r w:rsidRPr="005375AE">
                <w:rPr>
                  <w:rFonts w:eastAsia="Times New Roman"/>
                </w:rPr>
                <w:t>18.204413</w:t>
              </w:r>
            </w:ins>
          </w:p>
        </w:tc>
      </w:tr>
      <w:tr w:rsidR="005375AE" w:rsidRPr="005375AE" w14:paraId="52896424" w14:textId="77777777" w:rsidTr="005375AE">
        <w:trPr>
          <w:gridAfter w:val="4"/>
          <w:tblCellSpacing w:w="15" w:type="dxa"/>
          <w:ins w:id="377" w:author="scottdagreat@yahoo.com" w:date="2017-07-03T14:50:00Z"/>
        </w:trPr>
        <w:tc>
          <w:tcPr>
            <w:tcW w:w="0" w:type="auto"/>
            <w:vAlign w:val="center"/>
            <w:hideMark/>
          </w:tcPr>
          <w:p w14:paraId="7A64AB54" w14:textId="77777777" w:rsidR="005375AE" w:rsidRPr="005375AE" w:rsidRDefault="005375AE" w:rsidP="005375AE">
            <w:pPr>
              <w:jc w:val="center"/>
              <w:rPr>
                <w:ins w:id="378" w:author="scottdagreat@yahoo.com" w:date="2017-07-03T14:50:00Z"/>
                <w:rFonts w:eastAsia="Times New Roman"/>
                <w:b/>
                <w:bCs/>
              </w:rPr>
            </w:pPr>
            <w:ins w:id="379" w:author="scottdagreat@yahoo.com" w:date="2017-07-03T14:50:00Z">
              <w:r w:rsidRPr="005375AE">
                <w:rPr>
                  <w:rFonts w:eastAsia="Times New Roman"/>
                  <w:b/>
                  <w:bCs/>
                </w:rPr>
                <w:t>GarageCars</w:t>
              </w:r>
            </w:ins>
          </w:p>
        </w:tc>
        <w:tc>
          <w:tcPr>
            <w:tcW w:w="0" w:type="auto"/>
            <w:vAlign w:val="center"/>
          </w:tcPr>
          <w:p w14:paraId="030DB9FE" w14:textId="76926F31" w:rsidR="005375AE" w:rsidRPr="005375AE" w:rsidRDefault="005375AE" w:rsidP="005375AE">
            <w:pPr>
              <w:rPr>
                <w:ins w:id="380" w:author="scottdagreat@yahoo.com" w:date="2017-07-03T14:50:00Z"/>
                <w:rFonts w:eastAsia="Times New Roman"/>
              </w:rPr>
            </w:pPr>
          </w:p>
        </w:tc>
        <w:tc>
          <w:tcPr>
            <w:tcW w:w="0" w:type="auto"/>
            <w:vAlign w:val="center"/>
          </w:tcPr>
          <w:p w14:paraId="40A4FE25" w14:textId="5D393426" w:rsidR="005375AE" w:rsidRPr="005375AE" w:rsidRDefault="005375AE" w:rsidP="005375AE">
            <w:pPr>
              <w:rPr>
                <w:ins w:id="381" w:author="scottdagreat@yahoo.com" w:date="2017-07-03T14:50:00Z"/>
                <w:rFonts w:eastAsia="Times New Roman"/>
              </w:rPr>
            </w:pPr>
          </w:p>
        </w:tc>
        <w:tc>
          <w:tcPr>
            <w:tcW w:w="0" w:type="auto"/>
            <w:vAlign w:val="center"/>
          </w:tcPr>
          <w:p w14:paraId="14B6A61E" w14:textId="40B790C2" w:rsidR="005375AE" w:rsidRPr="005375AE" w:rsidRDefault="005375AE" w:rsidP="005375AE">
            <w:pPr>
              <w:rPr>
                <w:ins w:id="382" w:author="scottdagreat@yahoo.com" w:date="2017-07-03T14:50:00Z"/>
                <w:rFonts w:eastAsia="Times New Roman"/>
              </w:rPr>
            </w:pPr>
          </w:p>
        </w:tc>
        <w:tc>
          <w:tcPr>
            <w:tcW w:w="0" w:type="auto"/>
            <w:vAlign w:val="center"/>
            <w:hideMark/>
          </w:tcPr>
          <w:p w14:paraId="5AC63273" w14:textId="77777777" w:rsidR="005375AE" w:rsidRPr="005375AE" w:rsidRDefault="005375AE" w:rsidP="005375AE">
            <w:pPr>
              <w:rPr>
                <w:ins w:id="383" w:author="scottdagreat@yahoo.com" w:date="2017-07-03T14:50:00Z"/>
                <w:rFonts w:eastAsia="Times New Roman"/>
              </w:rPr>
            </w:pPr>
            <w:ins w:id="384" w:author="scottdagreat@yahoo.com" w:date="2017-07-03T14:50:00Z">
              <w:r w:rsidRPr="005375AE">
                <w:rPr>
                  <w:rFonts w:eastAsia="Times New Roman"/>
                </w:rPr>
                <w:t>10.329701</w:t>
              </w:r>
            </w:ins>
          </w:p>
        </w:tc>
        <w:tc>
          <w:tcPr>
            <w:tcW w:w="0" w:type="auto"/>
            <w:gridSpan w:val="2"/>
            <w:vAlign w:val="center"/>
            <w:hideMark/>
          </w:tcPr>
          <w:p w14:paraId="008A3E6C" w14:textId="77777777" w:rsidR="005375AE" w:rsidRPr="005375AE" w:rsidRDefault="005375AE" w:rsidP="005375AE">
            <w:pPr>
              <w:rPr>
                <w:ins w:id="385" w:author="scottdagreat@yahoo.com" w:date="2017-07-03T14:50:00Z"/>
                <w:rFonts w:eastAsia="Times New Roman"/>
              </w:rPr>
            </w:pPr>
            <w:ins w:id="386" w:author="scottdagreat@yahoo.com" w:date="2017-07-03T14:50:00Z">
              <w:r w:rsidRPr="005375AE">
                <w:rPr>
                  <w:rFonts w:eastAsia="Times New Roman"/>
                </w:rPr>
                <w:t>16.250942</w:t>
              </w:r>
            </w:ins>
          </w:p>
        </w:tc>
      </w:tr>
      <w:tr w:rsidR="005375AE" w:rsidRPr="005375AE" w14:paraId="342E28EA" w14:textId="77777777" w:rsidTr="005375AE">
        <w:trPr>
          <w:gridAfter w:val="4"/>
          <w:tblCellSpacing w:w="15" w:type="dxa"/>
          <w:ins w:id="387" w:author="scottdagreat@yahoo.com" w:date="2017-07-03T14:50:00Z"/>
        </w:trPr>
        <w:tc>
          <w:tcPr>
            <w:tcW w:w="0" w:type="auto"/>
            <w:vAlign w:val="center"/>
            <w:hideMark/>
          </w:tcPr>
          <w:p w14:paraId="7BD387AD" w14:textId="77777777" w:rsidR="005375AE" w:rsidRPr="005375AE" w:rsidRDefault="005375AE" w:rsidP="005375AE">
            <w:pPr>
              <w:jc w:val="center"/>
              <w:rPr>
                <w:ins w:id="388" w:author="scottdagreat@yahoo.com" w:date="2017-07-03T14:50:00Z"/>
                <w:rFonts w:eastAsia="Times New Roman"/>
                <w:b/>
                <w:bCs/>
              </w:rPr>
            </w:pPr>
            <w:ins w:id="389" w:author="scottdagreat@yahoo.com" w:date="2017-07-03T14:50:00Z">
              <w:r w:rsidRPr="005375AE">
                <w:rPr>
                  <w:rFonts w:eastAsia="Times New Roman"/>
                  <w:b/>
                  <w:bCs/>
                </w:rPr>
                <w:t>OverallCond</w:t>
              </w:r>
            </w:ins>
          </w:p>
        </w:tc>
        <w:tc>
          <w:tcPr>
            <w:tcW w:w="0" w:type="auto"/>
            <w:vAlign w:val="center"/>
          </w:tcPr>
          <w:p w14:paraId="7D08F1E7" w14:textId="3B77709B" w:rsidR="005375AE" w:rsidRPr="005375AE" w:rsidRDefault="005375AE" w:rsidP="005375AE">
            <w:pPr>
              <w:rPr>
                <w:ins w:id="390" w:author="scottdagreat@yahoo.com" w:date="2017-07-03T14:50:00Z"/>
                <w:rFonts w:eastAsia="Times New Roman"/>
              </w:rPr>
            </w:pPr>
          </w:p>
        </w:tc>
        <w:tc>
          <w:tcPr>
            <w:tcW w:w="0" w:type="auto"/>
            <w:vAlign w:val="center"/>
          </w:tcPr>
          <w:p w14:paraId="5B352713" w14:textId="7AAF8B14" w:rsidR="005375AE" w:rsidRPr="005375AE" w:rsidRDefault="005375AE" w:rsidP="005375AE">
            <w:pPr>
              <w:rPr>
                <w:ins w:id="391" w:author="scottdagreat@yahoo.com" w:date="2017-07-03T14:50:00Z"/>
                <w:rFonts w:eastAsia="Times New Roman"/>
              </w:rPr>
            </w:pPr>
          </w:p>
        </w:tc>
        <w:tc>
          <w:tcPr>
            <w:tcW w:w="0" w:type="auto"/>
            <w:vAlign w:val="center"/>
          </w:tcPr>
          <w:p w14:paraId="2128DCFF" w14:textId="6AC09F63" w:rsidR="005375AE" w:rsidRPr="005375AE" w:rsidRDefault="005375AE" w:rsidP="005375AE">
            <w:pPr>
              <w:rPr>
                <w:ins w:id="392" w:author="scottdagreat@yahoo.com" w:date="2017-07-03T14:50:00Z"/>
                <w:rFonts w:eastAsia="Times New Roman"/>
              </w:rPr>
            </w:pPr>
          </w:p>
        </w:tc>
        <w:tc>
          <w:tcPr>
            <w:tcW w:w="0" w:type="auto"/>
            <w:vAlign w:val="center"/>
            <w:hideMark/>
          </w:tcPr>
          <w:p w14:paraId="73D4DE48" w14:textId="77777777" w:rsidR="005375AE" w:rsidRPr="005375AE" w:rsidRDefault="005375AE" w:rsidP="005375AE">
            <w:pPr>
              <w:rPr>
                <w:ins w:id="393" w:author="scottdagreat@yahoo.com" w:date="2017-07-03T14:50:00Z"/>
                <w:rFonts w:eastAsia="Times New Roman"/>
              </w:rPr>
            </w:pPr>
            <w:ins w:id="394" w:author="scottdagreat@yahoo.com" w:date="2017-07-03T14:50:00Z">
              <w:r w:rsidRPr="005375AE">
                <w:rPr>
                  <w:rFonts w:eastAsia="Times New Roman"/>
                </w:rPr>
                <w:t>6.699208</w:t>
              </w:r>
            </w:ins>
          </w:p>
        </w:tc>
        <w:tc>
          <w:tcPr>
            <w:tcW w:w="0" w:type="auto"/>
            <w:gridSpan w:val="2"/>
            <w:vAlign w:val="center"/>
            <w:hideMark/>
          </w:tcPr>
          <w:p w14:paraId="48605F20" w14:textId="77777777" w:rsidR="005375AE" w:rsidRPr="005375AE" w:rsidRDefault="005375AE" w:rsidP="005375AE">
            <w:pPr>
              <w:rPr>
                <w:ins w:id="395" w:author="scottdagreat@yahoo.com" w:date="2017-07-03T14:50:00Z"/>
                <w:rFonts w:eastAsia="Times New Roman"/>
              </w:rPr>
            </w:pPr>
            <w:ins w:id="396" w:author="scottdagreat@yahoo.com" w:date="2017-07-03T14:50:00Z">
              <w:r w:rsidRPr="005375AE">
                <w:rPr>
                  <w:rFonts w:eastAsia="Times New Roman"/>
                </w:rPr>
                <w:t>10.264146</w:t>
              </w:r>
            </w:ins>
          </w:p>
        </w:tc>
      </w:tr>
      <w:tr w:rsidR="005375AE" w:rsidRPr="005375AE" w14:paraId="712CBA98" w14:textId="77777777" w:rsidTr="005375AE">
        <w:trPr>
          <w:gridAfter w:val="4"/>
          <w:tblCellSpacing w:w="15" w:type="dxa"/>
          <w:ins w:id="397" w:author="scottdagreat@yahoo.com" w:date="2017-07-03T14:50:00Z"/>
        </w:trPr>
        <w:tc>
          <w:tcPr>
            <w:tcW w:w="0" w:type="auto"/>
            <w:vAlign w:val="center"/>
            <w:hideMark/>
          </w:tcPr>
          <w:p w14:paraId="69E46E20" w14:textId="77777777" w:rsidR="005375AE" w:rsidRPr="005375AE" w:rsidRDefault="005375AE" w:rsidP="005375AE">
            <w:pPr>
              <w:jc w:val="center"/>
              <w:rPr>
                <w:ins w:id="398" w:author="scottdagreat@yahoo.com" w:date="2017-07-03T14:50:00Z"/>
                <w:rFonts w:eastAsia="Times New Roman"/>
                <w:b/>
                <w:bCs/>
              </w:rPr>
            </w:pPr>
            <w:ins w:id="399" w:author="scottdagreat@yahoo.com" w:date="2017-07-03T14:50:00Z">
              <w:r w:rsidRPr="005375AE">
                <w:rPr>
                  <w:rFonts w:eastAsia="Times New Roman"/>
                  <w:b/>
                  <w:bCs/>
                </w:rPr>
                <w:t>TotalBsmtSF</w:t>
              </w:r>
            </w:ins>
          </w:p>
        </w:tc>
        <w:tc>
          <w:tcPr>
            <w:tcW w:w="0" w:type="auto"/>
            <w:vAlign w:val="center"/>
          </w:tcPr>
          <w:p w14:paraId="7B61A8A6" w14:textId="319F525D" w:rsidR="005375AE" w:rsidRPr="005375AE" w:rsidRDefault="005375AE" w:rsidP="005375AE">
            <w:pPr>
              <w:rPr>
                <w:ins w:id="400" w:author="scottdagreat@yahoo.com" w:date="2017-07-03T14:50:00Z"/>
                <w:rFonts w:eastAsia="Times New Roman"/>
              </w:rPr>
            </w:pPr>
          </w:p>
        </w:tc>
        <w:tc>
          <w:tcPr>
            <w:tcW w:w="0" w:type="auto"/>
            <w:vAlign w:val="center"/>
          </w:tcPr>
          <w:p w14:paraId="6C8FDF23" w14:textId="41B0AB10" w:rsidR="005375AE" w:rsidRPr="005375AE" w:rsidRDefault="005375AE" w:rsidP="005375AE">
            <w:pPr>
              <w:rPr>
                <w:ins w:id="401" w:author="scottdagreat@yahoo.com" w:date="2017-07-03T14:50:00Z"/>
                <w:rFonts w:eastAsia="Times New Roman"/>
              </w:rPr>
            </w:pPr>
          </w:p>
        </w:tc>
        <w:tc>
          <w:tcPr>
            <w:tcW w:w="0" w:type="auto"/>
            <w:vAlign w:val="center"/>
          </w:tcPr>
          <w:p w14:paraId="66704536" w14:textId="7027CB57" w:rsidR="005375AE" w:rsidRPr="005375AE" w:rsidRDefault="005375AE" w:rsidP="005375AE">
            <w:pPr>
              <w:rPr>
                <w:ins w:id="402" w:author="scottdagreat@yahoo.com" w:date="2017-07-03T14:50:00Z"/>
                <w:rFonts w:eastAsia="Times New Roman"/>
              </w:rPr>
            </w:pPr>
          </w:p>
        </w:tc>
        <w:tc>
          <w:tcPr>
            <w:tcW w:w="0" w:type="auto"/>
            <w:vAlign w:val="center"/>
            <w:hideMark/>
          </w:tcPr>
          <w:p w14:paraId="61F35027" w14:textId="77777777" w:rsidR="005375AE" w:rsidRPr="005375AE" w:rsidRDefault="005375AE" w:rsidP="005375AE">
            <w:pPr>
              <w:rPr>
                <w:ins w:id="403" w:author="scottdagreat@yahoo.com" w:date="2017-07-03T14:50:00Z"/>
                <w:rFonts w:eastAsia="Times New Roman"/>
              </w:rPr>
            </w:pPr>
            <w:ins w:id="404" w:author="scottdagreat@yahoo.com" w:date="2017-07-03T14:50:00Z">
              <w:r w:rsidRPr="005375AE">
                <w:rPr>
                  <w:rFonts w:eastAsia="Times New Roman"/>
                </w:rPr>
                <w:t>0.010459</w:t>
              </w:r>
            </w:ins>
          </w:p>
        </w:tc>
        <w:tc>
          <w:tcPr>
            <w:tcW w:w="0" w:type="auto"/>
            <w:gridSpan w:val="2"/>
            <w:vAlign w:val="center"/>
            <w:hideMark/>
          </w:tcPr>
          <w:p w14:paraId="4E56C0BC" w14:textId="77777777" w:rsidR="005375AE" w:rsidRPr="005375AE" w:rsidRDefault="005375AE" w:rsidP="005375AE">
            <w:pPr>
              <w:rPr>
                <w:ins w:id="405" w:author="scottdagreat@yahoo.com" w:date="2017-07-03T14:50:00Z"/>
                <w:rFonts w:eastAsia="Times New Roman"/>
              </w:rPr>
            </w:pPr>
            <w:ins w:id="406" w:author="scottdagreat@yahoo.com" w:date="2017-07-03T14:50:00Z">
              <w:r w:rsidRPr="005375AE">
                <w:rPr>
                  <w:rFonts w:eastAsia="Times New Roman"/>
                </w:rPr>
                <w:t>0.020359</w:t>
              </w:r>
            </w:ins>
          </w:p>
        </w:tc>
      </w:tr>
      <w:tr w:rsidR="005375AE" w:rsidRPr="005375AE" w14:paraId="749537BB" w14:textId="77777777" w:rsidTr="005375AE">
        <w:trPr>
          <w:gridAfter w:val="4"/>
          <w:tblCellSpacing w:w="15" w:type="dxa"/>
          <w:ins w:id="407" w:author="scottdagreat@yahoo.com" w:date="2017-07-03T14:50:00Z"/>
        </w:trPr>
        <w:tc>
          <w:tcPr>
            <w:tcW w:w="0" w:type="auto"/>
            <w:vAlign w:val="center"/>
            <w:hideMark/>
          </w:tcPr>
          <w:p w14:paraId="5BFF524D" w14:textId="77777777" w:rsidR="005375AE" w:rsidRPr="005375AE" w:rsidRDefault="005375AE" w:rsidP="005375AE">
            <w:pPr>
              <w:jc w:val="center"/>
              <w:rPr>
                <w:ins w:id="408" w:author="scottdagreat@yahoo.com" w:date="2017-07-03T14:50:00Z"/>
                <w:rFonts w:eastAsia="Times New Roman"/>
                <w:b/>
                <w:bCs/>
              </w:rPr>
            </w:pPr>
            <w:ins w:id="409" w:author="scottdagreat@yahoo.com" w:date="2017-07-03T14:50:00Z">
              <w:r w:rsidRPr="005375AE">
                <w:rPr>
                  <w:rFonts w:eastAsia="Times New Roman"/>
                  <w:b/>
                  <w:bCs/>
                </w:rPr>
                <w:t>BldgType 1Fam</w:t>
              </w:r>
            </w:ins>
          </w:p>
        </w:tc>
        <w:tc>
          <w:tcPr>
            <w:tcW w:w="0" w:type="auto"/>
            <w:vAlign w:val="center"/>
          </w:tcPr>
          <w:p w14:paraId="6D054231" w14:textId="0AFE2B9D" w:rsidR="005375AE" w:rsidRPr="005375AE" w:rsidRDefault="005375AE" w:rsidP="005375AE">
            <w:pPr>
              <w:rPr>
                <w:ins w:id="410" w:author="scottdagreat@yahoo.com" w:date="2017-07-03T14:50:00Z"/>
                <w:rFonts w:eastAsia="Times New Roman"/>
              </w:rPr>
            </w:pPr>
          </w:p>
        </w:tc>
        <w:tc>
          <w:tcPr>
            <w:tcW w:w="0" w:type="auto"/>
            <w:vAlign w:val="center"/>
          </w:tcPr>
          <w:p w14:paraId="7DC9330E" w14:textId="315452ED" w:rsidR="005375AE" w:rsidRPr="005375AE" w:rsidRDefault="005375AE" w:rsidP="005375AE">
            <w:pPr>
              <w:rPr>
                <w:ins w:id="411" w:author="scottdagreat@yahoo.com" w:date="2017-07-03T14:50:00Z"/>
                <w:rFonts w:eastAsia="Times New Roman"/>
              </w:rPr>
            </w:pPr>
          </w:p>
        </w:tc>
        <w:tc>
          <w:tcPr>
            <w:tcW w:w="0" w:type="auto"/>
            <w:vAlign w:val="center"/>
          </w:tcPr>
          <w:p w14:paraId="2AB89799" w14:textId="4827938D" w:rsidR="005375AE" w:rsidRPr="005375AE" w:rsidRDefault="005375AE" w:rsidP="005375AE">
            <w:pPr>
              <w:rPr>
                <w:ins w:id="412" w:author="scottdagreat@yahoo.com" w:date="2017-07-03T14:50:00Z"/>
                <w:rFonts w:eastAsia="Times New Roman"/>
              </w:rPr>
            </w:pPr>
          </w:p>
        </w:tc>
        <w:tc>
          <w:tcPr>
            <w:tcW w:w="0" w:type="auto"/>
            <w:vAlign w:val="center"/>
            <w:hideMark/>
          </w:tcPr>
          <w:p w14:paraId="6DB23F6A" w14:textId="77777777" w:rsidR="005375AE" w:rsidRPr="005375AE" w:rsidRDefault="005375AE" w:rsidP="005375AE">
            <w:pPr>
              <w:rPr>
                <w:ins w:id="413" w:author="scottdagreat@yahoo.com" w:date="2017-07-03T14:50:00Z"/>
                <w:rFonts w:eastAsia="Times New Roman"/>
              </w:rPr>
            </w:pPr>
            <w:ins w:id="414" w:author="scottdagreat@yahoo.com" w:date="2017-07-03T14:50:00Z">
              <w:r w:rsidRPr="005375AE">
                <w:rPr>
                  <w:rFonts w:eastAsia="Times New Roman"/>
                </w:rPr>
                <w:t>20.153040</w:t>
              </w:r>
            </w:ins>
          </w:p>
        </w:tc>
        <w:tc>
          <w:tcPr>
            <w:tcW w:w="0" w:type="auto"/>
            <w:gridSpan w:val="2"/>
            <w:vAlign w:val="center"/>
            <w:hideMark/>
          </w:tcPr>
          <w:p w14:paraId="6A37AA82" w14:textId="77777777" w:rsidR="005375AE" w:rsidRPr="005375AE" w:rsidRDefault="005375AE" w:rsidP="005375AE">
            <w:pPr>
              <w:rPr>
                <w:ins w:id="415" w:author="scottdagreat@yahoo.com" w:date="2017-07-03T14:50:00Z"/>
                <w:rFonts w:eastAsia="Times New Roman"/>
              </w:rPr>
            </w:pPr>
            <w:ins w:id="416" w:author="scottdagreat@yahoo.com" w:date="2017-07-03T14:50:00Z">
              <w:r w:rsidRPr="005375AE">
                <w:rPr>
                  <w:rFonts w:eastAsia="Times New Roman"/>
                </w:rPr>
                <w:t>35.427061</w:t>
              </w:r>
            </w:ins>
          </w:p>
        </w:tc>
      </w:tr>
      <w:tr w:rsidR="005375AE" w:rsidRPr="005375AE" w14:paraId="5C8F491A" w14:textId="77777777" w:rsidTr="005375AE">
        <w:trPr>
          <w:gridAfter w:val="4"/>
          <w:tblCellSpacing w:w="15" w:type="dxa"/>
          <w:ins w:id="417" w:author="scottdagreat@yahoo.com" w:date="2017-07-03T14:50:00Z"/>
        </w:trPr>
        <w:tc>
          <w:tcPr>
            <w:tcW w:w="0" w:type="auto"/>
            <w:vAlign w:val="center"/>
            <w:hideMark/>
          </w:tcPr>
          <w:p w14:paraId="1B880077" w14:textId="77777777" w:rsidR="005375AE" w:rsidRPr="005375AE" w:rsidRDefault="005375AE" w:rsidP="005375AE">
            <w:pPr>
              <w:jc w:val="center"/>
              <w:rPr>
                <w:ins w:id="418" w:author="scottdagreat@yahoo.com" w:date="2017-07-03T14:50:00Z"/>
                <w:rFonts w:eastAsia="Times New Roman"/>
                <w:b/>
                <w:bCs/>
              </w:rPr>
            </w:pPr>
            <w:ins w:id="419" w:author="scottdagreat@yahoo.com" w:date="2017-07-03T14:50:00Z">
              <w:r w:rsidRPr="005375AE">
                <w:rPr>
                  <w:rFonts w:eastAsia="Times New Roman"/>
                  <w:b/>
                  <w:bCs/>
                </w:rPr>
                <w:t>BldgType 2fmCon</w:t>
              </w:r>
            </w:ins>
          </w:p>
        </w:tc>
        <w:tc>
          <w:tcPr>
            <w:tcW w:w="0" w:type="auto"/>
            <w:vAlign w:val="center"/>
          </w:tcPr>
          <w:p w14:paraId="4B868EB3" w14:textId="68C2DD39" w:rsidR="005375AE" w:rsidRPr="005375AE" w:rsidRDefault="005375AE" w:rsidP="005375AE">
            <w:pPr>
              <w:rPr>
                <w:ins w:id="420" w:author="scottdagreat@yahoo.com" w:date="2017-07-03T14:50:00Z"/>
                <w:rFonts w:eastAsia="Times New Roman"/>
              </w:rPr>
            </w:pPr>
          </w:p>
        </w:tc>
        <w:tc>
          <w:tcPr>
            <w:tcW w:w="0" w:type="auto"/>
            <w:vAlign w:val="center"/>
          </w:tcPr>
          <w:p w14:paraId="041D4F15" w14:textId="32685CF4" w:rsidR="005375AE" w:rsidRPr="005375AE" w:rsidRDefault="005375AE" w:rsidP="005375AE">
            <w:pPr>
              <w:rPr>
                <w:ins w:id="421" w:author="scottdagreat@yahoo.com" w:date="2017-07-03T14:50:00Z"/>
                <w:rFonts w:eastAsia="Times New Roman"/>
              </w:rPr>
            </w:pPr>
          </w:p>
        </w:tc>
        <w:tc>
          <w:tcPr>
            <w:tcW w:w="0" w:type="auto"/>
            <w:vAlign w:val="center"/>
          </w:tcPr>
          <w:p w14:paraId="736F9B3D" w14:textId="53DBCD86" w:rsidR="005375AE" w:rsidRPr="005375AE" w:rsidRDefault="005375AE" w:rsidP="005375AE">
            <w:pPr>
              <w:rPr>
                <w:ins w:id="422" w:author="scottdagreat@yahoo.com" w:date="2017-07-03T14:50:00Z"/>
                <w:rFonts w:eastAsia="Times New Roman"/>
              </w:rPr>
            </w:pPr>
          </w:p>
        </w:tc>
        <w:tc>
          <w:tcPr>
            <w:tcW w:w="0" w:type="auto"/>
            <w:vAlign w:val="center"/>
            <w:hideMark/>
          </w:tcPr>
          <w:p w14:paraId="15485917" w14:textId="77777777" w:rsidR="005375AE" w:rsidRPr="005375AE" w:rsidRDefault="005375AE" w:rsidP="005375AE">
            <w:pPr>
              <w:rPr>
                <w:ins w:id="423" w:author="scottdagreat@yahoo.com" w:date="2017-07-03T14:50:00Z"/>
                <w:rFonts w:eastAsia="Times New Roman"/>
              </w:rPr>
            </w:pPr>
            <w:ins w:id="424" w:author="scottdagreat@yahoo.com" w:date="2017-07-03T14:50:00Z">
              <w:r w:rsidRPr="005375AE">
                <w:rPr>
                  <w:rFonts w:eastAsia="Times New Roman"/>
                </w:rPr>
                <w:t>6.926584</w:t>
              </w:r>
            </w:ins>
          </w:p>
        </w:tc>
        <w:tc>
          <w:tcPr>
            <w:tcW w:w="0" w:type="auto"/>
            <w:gridSpan w:val="2"/>
            <w:vAlign w:val="center"/>
            <w:hideMark/>
          </w:tcPr>
          <w:p w14:paraId="138E7E48" w14:textId="77777777" w:rsidR="005375AE" w:rsidRPr="005375AE" w:rsidRDefault="005375AE" w:rsidP="005375AE">
            <w:pPr>
              <w:rPr>
                <w:ins w:id="425" w:author="scottdagreat@yahoo.com" w:date="2017-07-03T14:50:00Z"/>
                <w:rFonts w:eastAsia="Times New Roman"/>
              </w:rPr>
            </w:pPr>
            <w:ins w:id="426" w:author="scottdagreat@yahoo.com" w:date="2017-07-03T14:50:00Z">
              <w:r w:rsidRPr="005375AE">
                <w:rPr>
                  <w:rFonts w:eastAsia="Times New Roman"/>
                </w:rPr>
                <w:t>34.447701</w:t>
              </w:r>
            </w:ins>
          </w:p>
        </w:tc>
      </w:tr>
      <w:tr w:rsidR="005375AE" w:rsidRPr="005375AE" w14:paraId="538A39A9" w14:textId="77777777" w:rsidTr="005375AE">
        <w:trPr>
          <w:gridAfter w:val="4"/>
          <w:tblCellSpacing w:w="15" w:type="dxa"/>
          <w:ins w:id="427" w:author="scottdagreat@yahoo.com" w:date="2017-07-03T14:50:00Z"/>
        </w:trPr>
        <w:tc>
          <w:tcPr>
            <w:tcW w:w="0" w:type="auto"/>
            <w:vAlign w:val="center"/>
            <w:hideMark/>
          </w:tcPr>
          <w:p w14:paraId="7FF44614" w14:textId="77777777" w:rsidR="005375AE" w:rsidRPr="005375AE" w:rsidRDefault="005375AE" w:rsidP="005375AE">
            <w:pPr>
              <w:jc w:val="center"/>
              <w:rPr>
                <w:ins w:id="428" w:author="scottdagreat@yahoo.com" w:date="2017-07-03T14:50:00Z"/>
                <w:rFonts w:eastAsia="Times New Roman"/>
                <w:b/>
                <w:bCs/>
              </w:rPr>
            </w:pPr>
            <w:ins w:id="429" w:author="scottdagreat@yahoo.com" w:date="2017-07-03T14:50:00Z">
              <w:r w:rsidRPr="005375AE">
                <w:rPr>
                  <w:rFonts w:eastAsia="Times New Roman"/>
                  <w:b/>
                  <w:bCs/>
                </w:rPr>
                <w:t>BldgType Duplex</w:t>
              </w:r>
            </w:ins>
          </w:p>
        </w:tc>
        <w:tc>
          <w:tcPr>
            <w:tcW w:w="0" w:type="auto"/>
            <w:vAlign w:val="center"/>
          </w:tcPr>
          <w:p w14:paraId="59317316" w14:textId="4DC0B640" w:rsidR="005375AE" w:rsidRPr="005375AE" w:rsidRDefault="005375AE" w:rsidP="005375AE">
            <w:pPr>
              <w:rPr>
                <w:ins w:id="430" w:author="scottdagreat@yahoo.com" w:date="2017-07-03T14:50:00Z"/>
                <w:rFonts w:eastAsia="Times New Roman"/>
              </w:rPr>
            </w:pPr>
          </w:p>
        </w:tc>
        <w:tc>
          <w:tcPr>
            <w:tcW w:w="0" w:type="auto"/>
            <w:vAlign w:val="center"/>
          </w:tcPr>
          <w:p w14:paraId="5918FCB7" w14:textId="20ADFC9C" w:rsidR="005375AE" w:rsidRPr="005375AE" w:rsidRDefault="005375AE" w:rsidP="005375AE">
            <w:pPr>
              <w:rPr>
                <w:ins w:id="431" w:author="scottdagreat@yahoo.com" w:date="2017-07-03T14:50:00Z"/>
                <w:rFonts w:eastAsia="Times New Roman"/>
              </w:rPr>
            </w:pPr>
          </w:p>
        </w:tc>
        <w:tc>
          <w:tcPr>
            <w:tcW w:w="0" w:type="auto"/>
            <w:vAlign w:val="center"/>
          </w:tcPr>
          <w:p w14:paraId="2EA3DDA3" w14:textId="16ADB2B8" w:rsidR="005375AE" w:rsidRPr="005375AE" w:rsidRDefault="005375AE" w:rsidP="005375AE">
            <w:pPr>
              <w:rPr>
                <w:ins w:id="432" w:author="scottdagreat@yahoo.com" w:date="2017-07-03T14:50:00Z"/>
                <w:rFonts w:eastAsia="Times New Roman"/>
              </w:rPr>
            </w:pPr>
          </w:p>
        </w:tc>
        <w:tc>
          <w:tcPr>
            <w:tcW w:w="0" w:type="auto"/>
            <w:noWrap/>
            <w:vAlign w:val="center"/>
            <w:hideMark/>
          </w:tcPr>
          <w:p w14:paraId="5F49B5D1" w14:textId="77777777" w:rsidR="005375AE" w:rsidRPr="005375AE" w:rsidRDefault="005375AE" w:rsidP="005375AE">
            <w:pPr>
              <w:rPr>
                <w:ins w:id="433" w:author="scottdagreat@yahoo.com" w:date="2017-07-03T14:50:00Z"/>
                <w:rFonts w:eastAsia="Times New Roman"/>
              </w:rPr>
            </w:pPr>
            <w:ins w:id="434" w:author="scottdagreat@yahoo.com" w:date="2017-07-03T14:50:00Z">
              <w:r w:rsidRPr="005375AE">
                <w:rPr>
                  <w:rFonts w:eastAsia="Times New Roman"/>
                </w:rPr>
                <w:t>-4.891689</w:t>
              </w:r>
            </w:ins>
          </w:p>
        </w:tc>
        <w:tc>
          <w:tcPr>
            <w:tcW w:w="0" w:type="auto"/>
            <w:gridSpan w:val="2"/>
            <w:vAlign w:val="center"/>
            <w:hideMark/>
          </w:tcPr>
          <w:p w14:paraId="29D10A70" w14:textId="77777777" w:rsidR="005375AE" w:rsidRPr="005375AE" w:rsidRDefault="005375AE" w:rsidP="005375AE">
            <w:pPr>
              <w:rPr>
                <w:ins w:id="435" w:author="scottdagreat@yahoo.com" w:date="2017-07-03T14:50:00Z"/>
                <w:rFonts w:eastAsia="Times New Roman"/>
              </w:rPr>
            </w:pPr>
            <w:ins w:id="436" w:author="scottdagreat@yahoo.com" w:date="2017-07-03T14:50:00Z">
              <w:r w:rsidRPr="005375AE">
                <w:rPr>
                  <w:rFonts w:eastAsia="Times New Roman"/>
                </w:rPr>
                <w:t>18.282530</w:t>
              </w:r>
            </w:ins>
          </w:p>
        </w:tc>
      </w:tr>
      <w:tr w:rsidR="005375AE" w:rsidRPr="005375AE" w14:paraId="3521D066" w14:textId="77777777" w:rsidTr="005375AE">
        <w:trPr>
          <w:gridAfter w:val="4"/>
          <w:tblCellSpacing w:w="15" w:type="dxa"/>
          <w:ins w:id="437" w:author="scottdagreat@yahoo.com" w:date="2017-07-03T14:50:00Z"/>
        </w:trPr>
        <w:tc>
          <w:tcPr>
            <w:tcW w:w="0" w:type="auto"/>
            <w:vAlign w:val="center"/>
            <w:hideMark/>
          </w:tcPr>
          <w:p w14:paraId="78D2F377" w14:textId="77777777" w:rsidR="005375AE" w:rsidRPr="005375AE" w:rsidRDefault="005375AE" w:rsidP="005375AE">
            <w:pPr>
              <w:jc w:val="center"/>
              <w:rPr>
                <w:ins w:id="438" w:author="scottdagreat@yahoo.com" w:date="2017-07-03T14:50:00Z"/>
                <w:rFonts w:eastAsia="Times New Roman"/>
                <w:b/>
                <w:bCs/>
              </w:rPr>
            </w:pPr>
            <w:ins w:id="439" w:author="scottdagreat@yahoo.com" w:date="2017-07-03T14:50:00Z">
              <w:r w:rsidRPr="005375AE">
                <w:rPr>
                  <w:rFonts w:eastAsia="Times New Roman"/>
                  <w:b/>
                  <w:bCs/>
                </w:rPr>
                <w:t>BldgType Twnhs</w:t>
              </w:r>
            </w:ins>
          </w:p>
        </w:tc>
        <w:tc>
          <w:tcPr>
            <w:tcW w:w="0" w:type="auto"/>
            <w:noWrap/>
            <w:vAlign w:val="center"/>
          </w:tcPr>
          <w:p w14:paraId="4FD30BB9" w14:textId="6C507828" w:rsidR="005375AE" w:rsidRPr="005375AE" w:rsidRDefault="005375AE" w:rsidP="005375AE">
            <w:pPr>
              <w:rPr>
                <w:ins w:id="440" w:author="scottdagreat@yahoo.com" w:date="2017-07-03T14:50:00Z"/>
                <w:rFonts w:eastAsia="Times New Roman"/>
              </w:rPr>
            </w:pPr>
          </w:p>
        </w:tc>
        <w:tc>
          <w:tcPr>
            <w:tcW w:w="0" w:type="auto"/>
            <w:vAlign w:val="center"/>
          </w:tcPr>
          <w:p w14:paraId="6E759CD5" w14:textId="65CC5E74" w:rsidR="005375AE" w:rsidRPr="005375AE" w:rsidRDefault="005375AE" w:rsidP="005375AE">
            <w:pPr>
              <w:rPr>
                <w:ins w:id="441" w:author="scottdagreat@yahoo.com" w:date="2017-07-03T14:50:00Z"/>
                <w:rFonts w:eastAsia="Times New Roman"/>
              </w:rPr>
            </w:pPr>
          </w:p>
        </w:tc>
        <w:tc>
          <w:tcPr>
            <w:tcW w:w="0" w:type="auto"/>
            <w:vAlign w:val="center"/>
          </w:tcPr>
          <w:p w14:paraId="310E9569" w14:textId="751C9D53" w:rsidR="005375AE" w:rsidRPr="005375AE" w:rsidRDefault="005375AE" w:rsidP="005375AE">
            <w:pPr>
              <w:rPr>
                <w:ins w:id="442" w:author="scottdagreat@yahoo.com" w:date="2017-07-03T14:50:00Z"/>
                <w:rFonts w:eastAsia="Times New Roman"/>
              </w:rPr>
            </w:pPr>
          </w:p>
        </w:tc>
        <w:tc>
          <w:tcPr>
            <w:tcW w:w="0" w:type="auto"/>
            <w:noWrap/>
            <w:vAlign w:val="center"/>
            <w:hideMark/>
          </w:tcPr>
          <w:p w14:paraId="1A99576A" w14:textId="77777777" w:rsidR="005375AE" w:rsidRPr="005375AE" w:rsidRDefault="005375AE" w:rsidP="005375AE">
            <w:pPr>
              <w:rPr>
                <w:ins w:id="443" w:author="scottdagreat@yahoo.com" w:date="2017-07-03T14:50:00Z"/>
                <w:rFonts w:eastAsia="Times New Roman"/>
              </w:rPr>
            </w:pPr>
            <w:ins w:id="444" w:author="scottdagreat@yahoo.com" w:date="2017-07-03T14:50:00Z">
              <w:r w:rsidRPr="005375AE">
                <w:rPr>
                  <w:rFonts w:eastAsia="Times New Roman"/>
                </w:rPr>
                <w:t>-31.313279</w:t>
              </w:r>
            </w:ins>
          </w:p>
        </w:tc>
        <w:tc>
          <w:tcPr>
            <w:tcW w:w="0" w:type="auto"/>
            <w:gridSpan w:val="2"/>
            <w:noWrap/>
            <w:vAlign w:val="center"/>
            <w:hideMark/>
          </w:tcPr>
          <w:p w14:paraId="07BB3D0D" w14:textId="77777777" w:rsidR="005375AE" w:rsidRPr="005375AE" w:rsidRDefault="005375AE" w:rsidP="005375AE">
            <w:pPr>
              <w:rPr>
                <w:ins w:id="445" w:author="scottdagreat@yahoo.com" w:date="2017-07-03T14:50:00Z"/>
                <w:rFonts w:eastAsia="Times New Roman"/>
              </w:rPr>
            </w:pPr>
            <w:ins w:id="446" w:author="scottdagreat@yahoo.com" w:date="2017-07-03T14:50:00Z">
              <w:r w:rsidRPr="005375AE">
                <w:rPr>
                  <w:rFonts w:eastAsia="Times New Roman"/>
                </w:rPr>
                <w:t>-7.349547</w:t>
              </w:r>
            </w:ins>
          </w:p>
        </w:tc>
      </w:tr>
      <w:tr w:rsidR="005375AE" w:rsidRPr="005375AE" w14:paraId="5C4F933F" w14:textId="77777777" w:rsidTr="005375AE">
        <w:trPr>
          <w:gridAfter w:val="4"/>
          <w:tblCellSpacing w:w="15" w:type="dxa"/>
          <w:ins w:id="447" w:author="scottdagreat@yahoo.com" w:date="2017-07-03T14:50:00Z"/>
        </w:trPr>
        <w:tc>
          <w:tcPr>
            <w:tcW w:w="0" w:type="auto"/>
            <w:vAlign w:val="center"/>
            <w:hideMark/>
          </w:tcPr>
          <w:p w14:paraId="6D44A721" w14:textId="77777777" w:rsidR="005375AE" w:rsidRPr="005375AE" w:rsidRDefault="005375AE" w:rsidP="005375AE">
            <w:pPr>
              <w:jc w:val="center"/>
              <w:rPr>
                <w:ins w:id="448" w:author="scottdagreat@yahoo.com" w:date="2017-07-03T14:50:00Z"/>
                <w:rFonts w:eastAsia="Times New Roman"/>
                <w:b/>
                <w:bCs/>
              </w:rPr>
            </w:pPr>
            <w:ins w:id="449" w:author="scottdagreat@yahoo.com" w:date="2017-07-03T14:50:00Z">
              <w:r w:rsidRPr="005375AE">
                <w:rPr>
                  <w:rFonts w:eastAsia="Times New Roman"/>
                  <w:b/>
                  <w:bCs/>
                </w:rPr>
                <w:t>BldgType TwnhsE</w:t>
              </w:r>
            </w:ins>
          </w:p>
        </w:tc>
        <w:tc>
          <w:tcPr>
            <w:tcW w:w="0" w:type="auto"/>
            <w:vAlign w:val="center"/>
          </w:tcPr>
          <w:p w14:paraId="7DCC812A" w14:textId="166EB944" w:rsidR="005375AE" w:rsidRPr="005375AE" w:rsidRDefault="005375AE" w:rsidP="005375AE">
            <w:pPr>
              <w:rPr>
                <w:ins w:id="450" w:author="scottdagreat@yahoo.com" w:date="2017-07-03T14:50:00Z"/>
                <w:rFonts w:eastAsia="Times New Roman"/>
              </w:rPr>
            </w:pPr>
          </w:p>
        </w:tc>
        <w:tc>
          <w:tcPr>
            <w:tcW w:w="0" w:type="auto"/>
            <w:vAlign w:val="center"/>
          </w:tcPr>
          <w:p w14:paraId="298422EB" w14:textId="3BF739BC" w:rsidR="005375AE" w:rsidRPr="005375AE" w:rsidRDefault="005375AE" w:rsidP="005375AE">
            <w:pPr>
              <w:rPr>
                <w:ins w:id="451" w:author="scottdagreat@yahoo.com" w:date="2017-07-03T14:50:00Z"/>
                <w:rFonts w:eastAsia="Times New Roman"/>
              </w:rPr>
            </w:pPr>
          </w:p>
        </w:tc>
        <w:tc>
          <w:tcPr>
            <w:tcW w:w="0" w:type="auto"/>
            <w:vAlign w:val="center"/>
          </w:tcPr>
          <w:p w14:paraId="4D3C522F" w14:textId="661E8593" w:rsidR="005375AE" w:rsidRPr="005375AE" w:rsidRDefault="005375AE" w:rsidP="005375AE">
            <w:pPr>
              <w:rPr>
                <w:ins w:id="452" w:author="scottdagreat@yahoo.com" w:date="2017-07-03T14:50:00Z"/>
                <w:rFonts w:eastAsia="Times New Roman"/>
              </w:rPr>
            </w:pPr>
          </w:p>
        </w:tc>
        <w:tc>
          <w:tcPr>
            <w:tcW w:w="0" w:type="auto"/>
            <w:vAlign w:val="center"/>
            <w:hideMark/>
          </w:tcPr>
          <w:p w14:paraId="240EDFEF" w14:textId="77777777" w:rsidR="005375AE" w:rsidRPr="005375AE" w:rsidRDefault="005375AE" w:rsidP="005375AE">
            <w:pPr>
              <w:rPr>
                <w:ins w:id="453" w:author="scottdagreat@yahoo.com" w:date="2017-07-03T14:50:00Z"/>
                <w:rFonts w:eastAsia="Times New Roman"/>
              </w:rPr>
            </w:pPr>
            <w:ins w:id="454" w:author="scottdagreat@yahoo.com" w:date="2017-07-03T14:50:00Z">
              <w:r w:rsidRPr="005375AE">
                <w:rPr>
                  <w:rFonts w:eastAsia="Times New Roman"/>
                </w:rPr>
                <w:t>.</w:t>
              </w:r>
            </w:ins>
          </w:p>
        </w:tc>
        <w:tc>
          <w:tcPr>
            <w:tcW w:w="0" w:type="auto"/>
            <w:gridSpan w:val="2"/>
            <w:vAlign w:val="center"/>
            <w:hideMark/>
          </w:tcPr>
          <w:p w14:paraId="69B19289" w14:textId="77777777" w:rsidR="005375AE" w:rsidRPr="005375AE" w:rsidRDefault="005375AE" w:rsidP="005375AE">
            <w:pPr>
              <w:rPr>
                <w:ins w:id="455" w:author="scottdagreat@yahoo.com" w:date="2017-07-03T14:50:00Z"/>
                <w:rFonts w:eastAsia="Times New Roman"/>
              </w:rPr>
            </w:pPr>
            <w:ins w:id="456" w:author="scottdagreat@yahoo.com" w:date="2017-07-03T14:50:00Z">
              <w:r w:rsidRPr="005375AE">
                <w:rPr>
                  <w:rFonts w:eastAsia="Times New Roman"/>
                </w:rPr>
                <w:t>.</w:t>
              </w:r>
            </w:ins>
          </w:p>
        </w:tc>
      </w:tr>
      <w:tr w:rsidR="005375AE" w:rsidRPr="005375AE" w14:paraId="0399C42B" w14:textId="77777777" w:rsidTr="005375AE">
        <w:trPr>
          <w:gridAfter w:val="4"/>
          <w:tblCellSpacing w:w="15" w:type="dxa"/>
          <w:ins w:id="457" w:author="scottdagreat@yahoo.com" w:date="2017-07-03T14:50:00Z"/>
        </w:trPr>
        <w:tc>
          <w:tcPr>
            <w:tcW w:w="0" w:type="auto"/>
            <w:vAlign w:val="center"/>
            <w:hideMark/>
          </w:tcPr>
          <w:p w14:paraId="73D0ACED" w14:textId="77777777" w:rsidR="005375AE" w:rsidRPr="005375AE" w:rsidRDefault="005375AE" w:rsidP="005375AE">
            <w:pPr>
              <w:jc w:val="center"/>
              <w:rPr>
                <w:ins w:id="458" w:author="scottdagreat@yahoo.com" w:date="2017-07-03T14:50:00Z"/>
                <w:rFonts w:eastAsia="Times New Roman"/>
                <w:b/>
                <w:bCs/>
              </w:rPr>
            </w:pPr>
            <w:ins w:id="459" w:author="scottdagreat@yahoo.com" w:date="2017-07-03T14:50:00Z">
              <w:r w:rsidRPr="005375AE">
                <w:rPr>
                  <w:rFonts w:eastAsia="Times New Roman"/>
                  <w:b/>
                  <w:bCs/>
                </w:rPr>
                <w:t>YearBuilt</w:t>
              </w:r>
            </w:ins>
          </w:p>
        </w:tc>
        <w:tc>
          <w:tcPr>
            <w:tcW w:w="0" w:type="auto"/>
            <w:vAlign w:val="center"/>
          </w:tcPr>
          <w:p w14:paraId="27870685" w14:textId="57EF6637" w:rsidR="005375AE" w:rsidRPr="005375AE" w:rsidRDefault="005375AE" w:rsidP="005375AE">
            <w:pPr>
              <w:rPr>
                <w:ins w:id="460" w:author="scottdagreat@yahoo.com" w:date="2017-07-03T14:50:00Z"/>
                <w:rFonts w:eastAsia="Times New Roman"/>
              </w:rPr>
            </w:pPr>
          </w:p>
        </w:tc>
        <w:tc>
          <w:tcPr>
            <w:tcW w:w="0" w:type="auto"/>
            <w:vAlign w:val="center"/>
          </w:tcPr>
          <w:p w14:paraId="0211F110" w14:textId="3C2AFB17" w:rsidR="005375AE" w:rsidRPr="005375AE" w:rsidRDefault="005375AE" w:rsidP="005375AE">
            <w:pPr>
              <w:rPr>
                <w:ins w:id="461" w:author="scottdagreat@yahoo.com" w:date="2017-07-03T14:50:00Z"/>
                <w:rFonts w:eastAsia="Times New Roman"/>
              </w:rPr>
            </w:pPr>
          </w:p>
        </w:tc>
        <w:tc>
          <w:tcPr>
            <w:tcW w:w="0" w:type="auto"/>
            <w:vAlign w:val="center"/>
          </w:tcPr>
          <w:p w14:paraId="0559B700" w14:textId="30C6229F" w:rsidR="005375AE" w:rsidRPr="005375AE" w:rsidRDefault="005375AE" w:rsidP="005375AE">
            <w:pPr>
              <w:rPr>
                <w:ins w:id="462" w:author="scottdagreat@yahoo.com" w:date="2017-07-03T14:50:00Z"/>
                <w:rFonts w:eastAsia="Times New Roman"/>
              </w:rPr>
            </w:pPr>
          </w:p>
        </w:tc>
        <w:tc>
          <w:tcPr>
            <w:tcW w:w="0" w:type="auto"/>
            <w:vAlign w:val="center"/>
            <w:hideMark/>
          </w:tcPr>
          <w:p w14:paraId="64C1448C" w14:textId="77777777" w:rsidR="005375AE" w:rsidRPr="005375AE" w:rsidRDefault="005375AE" w:rsidP="005375AE">
            <w:pPr>
              <w:rPr>
                <w:ins w:id="463" w:author="scottdagreat@yahoo.com" w:date="2017-07-03T14:50:00Z"/>
                <w:rFonts w:eastAsia="Times New Roman"/>
              </w:rPr>
            </w:pPr>
            <w:ins w:id="464" w:author="scottdagreat@yahoo.com" w:date="2017-07-03T14:50:00Z">
              <w:r w:rsidRPr="005375AE">
                <w:rPr>
                  <w:rFonts w:eastAsia="Times New Roman"/>
                </w:rPr>
                <w:t>0.382671</w:t>
              </w:r>
            </w:ins>
          </w:p>
        </w:tc>
        <w:tc>
          <w:tcPr>
            <w:tcW w:w="0" w:type="auto"/>
            <w:gridSpan w:val="2"/>
            <w:vAlign w:val="center"/>
            <w:hideMark/>
          </w:tcPr>
          <w:p w14:paraId="656F8DA4" w14:textId="77777777" w:rsidR="005375AE" w:rsidRPr="005375AE" w:rsidRDefault="005375AE" w:rsidP="005375AE">
            <w:pPr>
              <w:rPr>
                <w:ins w:id="465" w:author="scottdagreat@yahoo.com" w:date="2017-07-03T14:50:00Z"/>
                <w:rFonts w:eastAsia="Times New Roman"/>
              </w:rPr>
            </w:pPr>
            <w:ins w:id="466" w:author="scottdagreat@yahoo.com" w:date="2017-07-03T14:50:00Z">
              <w:r w:rsidRPr="005375AE">
                <w:rPr>
                  <w:rFonts w:eastAsia="Times New Roman"/>
                </w:rPr>
                <w:t>0.641449</w:t>
              </w:r>
            </w:ins>
          </w:p>
        </w:tc>
      </w:tr>
      <w:tr w:rsidR="005375AE" w:rsidRPr="005375AE" w14:paraId="10AC1789" w14:textId="77777777" w:rsidTr="005375AE">
        <w:trPr>
          <w:gridAfter w:val="4"/>
          <w:tblCellSpacing w:w="15" w:type="dxa"/>
          <w:ins w:id="467" w:author="scottdagreat@yahoo.com" w:date="2017-07-03T14:50:00Z"/>
        </w:trPr>
        <w:tc>
          <w:tcPr>
            <w:tcW w:w="0" w:type="auto"/>
            <w:vAlign w:val="center"/>
            <w:hideMark/>
          </w:tcPr>
          <w:p w14:paraId="3D075533" w14:textId="77777777" w:rsidR="005375AE" w:rsidRPr="005375AE" w:rsidRDefault="005375AE" w:rsidP="005375AE">
            <w:pPr>
              <w:jc w:val="center"/>
              <w:rPr>
                <w:ins w:id="468" w:author="scottdagreat@yahoo.com" w:date="2017-07-03T14:50:00Z"/>
                <w:rFonts w:eastAsia="Times New Roman"/>
                <w:b/>
                <w:bCs/>
              </w:rPr>
            </w:pPr>
            <w:ins w:id="469" w:author="scottdagreat@yahoo.com" w:date="2017-07-03T14:50:00Z">
              <w:r w:rsidRPr="005375AE">
                <w:rPr>
                  <w:rFonts w:eastAsia="Times New Roman"/>
                  <w:b/>
                  <w:bCs/>
                </w:rPr>
                <w:t>LotArea</w:t>
              </w:r>
            </w:ins>
          </w:p>
        </w:tc>
        <w:tc>
          <w:tcPr>
            <w:tcW w:w="0" w:type="auto"/>
            <w:vAlign w:val="center"/>
          </w:tcPr>
          <w:p w14:paraId="5D5C6C7A" w14:textId="6CD7FACD" w:rsidR="005375AE" w:rsidRPr="005375AE" w:rsidRDefault="005375AE" w:rsidP="005375AE">
            <w:pPr>
              <w:rPr>
                <w:ins w:id="470" w:author="scottdagreat@yahoo.com" w:date="2017-07-03T14:50:00Z"/>
                <w:rFonts w:eastAsia="Times New Roman"/>
              </w:rPr>
            </w:pPr>
          </w:p>
        </w:tc>
        <w:tc>
          <w:tcPr>
            <w:tcW w:w="0" w:type="auto"/>
            <w:vAlign w:val="center"/>
          </w:tcPr>
          <w:p w14:paraId="3DBA7430" w14:textId="761A5FBE" w:rsidR="005375AE" w:rsidRPr="005375AE" w:rsidRDefault="005375AE" w:rsidP="005375AE">
            <w:pPr>
              <w:rPr>
                <w:ins w:id="471" w:author="scottdagreat@yahoo.com" w:date="2017-07-03T14:50:00Z"/>
                <w:rFonts w:eastAsia="Times New Roman"/>
              </w:rPr>
            </w:pPr>
          </w:p>
        </w:tc>
        <w:tc>
          <w:tcPr>
            <w:tcW w:w="0" w:type="auto"/>
            <w:vAlign w:val="center"/>
          </w:tcPr>
          <w:p w14:paraId="3508368C" w14:textId="1631230D" w:rsidR="005375AE" w:rsidRPr="005375AE" w:rsidRDefault="005375AE" w:rsidP="005375AE">
            <w:pPr>
              <w:rPr>
                <w:ins w:id="472" w:author="scottdagreat@yahoo.com" w:date="2017-07-03T14:50:00Z"/>
                <w:rFonts w:eastAsia="Times New Roman"/>
              </w:rPr>
            </w:pPr>
          </w:p>
        </w:tc>
        <w:tc>
          <w:tcPr>
            <w:tcW w:w="0" w:type="auto"/>
            <w:vAlign w:val="center"/>
            <w:hideMark/>
          </w:tcPr>
          <w:p w14:paraId="4FB503A8" w14:textId="77777777" w:rsidR="005375AE" w:rsidRPr="005375AE" w:rsidRDefault="005375AE" w:rsidP="005375AE">
            <w:pPr>
              <w:rPr>
                <w:ins w:id="473" w:author="scottdagreat@yahoo.com" w:date="2017-07-03T14:50:00Z"/>
                <w:rFonts w:eastAsia="Times New Roman"/>
              </w:rPr>
            </w:pPr>
            <w:ins w:id="474" w:author="scottdagreat@yahoo.com" w:date="2017-07-03T14:50:00Z">
              <w:r w:rsidRPr="005375AE">
                <w:rPr>
                  <w:rFonts w:eastAsia="Times New Roman"/>
                </w:rPr>
                <w:t>0.000247</w:t>
              </w:r>
            </w:ins>
          </w:p>
        </w:tc>
        <w:tc>
          <w:tcPr>
            <w:tcW w:w="0" w:type="auto"/>
            <w:gridSpan w:val="2"/>
            <w:vAlign w:val="center"/>
            <w:hideMark/>
          </w:tcPr>
          <w:p w14:paraId="6E5A1387" w14:textId="77777777" w:rsidR="005375AE" w:rsidRPr="005375AE" w:rsidRDefault="005375AE" w:rsidP="005375AE">
            <w:pPr>
              <w:rPr>
                <w:ins w:id="475" w:author="scottdagreat@yahoo.com" w:date="2017-07-03T14:50:00Z"/>
                <w:rFonts w:eastAsia="Times New Roman"/>
              </w:rPr>
            </w:pPr>
            <w:ins w:id="476" w:author="scottdagreat@yahoo.com" w:date="2017-07-03T14:50:00Z">
              <w:r w:rsidRPr="005375AE">
                <w:rPr>
                  <w:rFonts w:eastAsia="Times New Roman"/>
                </w:rPr>
                <w:t>0.000613</w:t>
              </w:r>
            </w:ins>
          </w:p>
        </w:tc>
      </w:tr>
      <w:tr w:rsidR="005375AE" w:rsidRPr="005375AE" w14:paraId="2DAE3D75" w14:textId="77777777" w:rsidTr="005375AE">
        <w:trPr>
          <w:gridAfter w:val="4"/>
          <w:tblCellSpacing w:w="15" w:type="dxa"/>
          <w:ins w:id="477" w:author="scottdagreat@yahoo.com" w:date="2017-07-03T14:50:00Z"/>
        </w:trPr>
        <w:tc>
          <w:tcPr>
            <w:tcW w:w="0" w:type="auto"/>
            <w:vAlign w:val="center"/>
            <w:hideMark/>
          </w:tcPr>
          <w:p w14:paraId="350F8F0E" w14:textId="77777777" w:rsidR="005375AE" w:rsidRPr="005375AE" w:rsidRDefault="005375AE" w:rsidP="005375AE">
            <w:pPr>
              <w:jc w:val="center"/>
              <w:rPr>
                <w:ins w:id="478" w:author="scottdagreat@yahoo.com" w:date="2017-07-03T14:50:00Z"/>
                <w:rFonts w:eastAsia="Times New Roman"/>
                <w:b/>
                <w:bCs/>
              </w:rPr>
            </w:pPr>
            <w:ins w:id="479" w:author="scottdagreat@yahoo.com" w:date="2017-07-03T14:50:00Z">
              <w:r w:rsidRPr="005375AE">
                <w:rPr>
                  <w:rFonts w:eastAsia="Times New Roman"/>
                  <w:b/>
                  <w:bCs/>
                </w:rPr>
                <w:t>YearRemodAdd</w:t>
              </w:r>
            </w:ins>
          </w:p>
        </w:tc>
        <w:tc>
          <w:tcPr>
            <w:tcW w:w="0" w:type="auto"/>
            <w:vAlign w:val="center"/>
          </w:tcPr>
          <w:p w14:paraId="30EFCCFA" w14:textId="109964C1" w:rsidR="005375AE" w:rsidRPr="005375AE" w:rsidRDefault="005375AE" w:rsidP="005375AE">
            <w:pPr>
              <w:rPr>
                <w:ins w:id="480" w:author="scottdagreat@yahoo.com" w:date="2017-07-03T14:50:00Z"/>
                <w:rFonts w:eastAsia="Times New Roman"/>
              </w:rPr>
            </w:pPr>
          </w:p>
        </w:tc>
        <w:tc>
          <w:tcPr>
            <w:tcW w:w="0" w:type="auto"/>
            <w:vAlign w:val="center"/>
          </w:tcPr>
          <w:p w14:paraId="7A9751D5" w14:textId="62AC8C90" w:rsidR="005375AE" w:rsidRPr="005375AE" w:rsidRDefault="005375AE" w:rsidP="005375AE">
            <w:pPr>
              <w:rPr>
                <w:ins w:id="481" w:author="scottdagreat@yahoo.com" w:date="2017-07-03T14:50:00Z"/>
                <w:rFonts w:eastAsia="Times New Roman"/>
              </w:rPr>
            </w:pPr>
          </w:p>
        </w:tc>
        <w:tc>
          <w:tcPr>
            <w:tcW w:w="0" w:type="auto"/>
            <w:vAlign w:val="center"/>
          </w:tcPr>
          <w:p w14:paraId="1A2B4F5E" w14:textId="34BD7133" w:rsidR="005375AE" w:rsidRPr="005375AE" w:rsidRDefault="005375AE" w:rsidP="005375AE">
            <w:pPr>
              <w:rPr>
                <w:ins w:id="482" w:author="scottdagreat@yahoo.com" w:date="2017-07-03T14:50:00Z"/>
                <w:rFonts w:eastAsia="Times New Roman"/>
              </w:rPr>
            </w:pPr>
          </w:p>
        </w:tc>
        <w:tc>
          <w:tcPr>
            <w:tcW w:w="0" w:type="auto"/>
            <w:vAlign w:val="center"/>
            <w:hideMark/>
          </w:tcPr>
          <w:p w14:paraId="1F5ED593" w14:textId="77777777" w:rsidR="005375AE" w:rsidRPr="005375AE" w:rsidRDefault="005375AE" w:rsidP="005375AE">
            <w:pPr>
              <w:rPr>
                <w:ins w:id="483" w:author="scottdagreat@yahoo.com" w:date="2017-07-03T14:50:00Z"/>
                <w:rFonts w:eastAsia="Times New Roman"/>
              </w:rPr>
            </w:pPr>
            <w:ins w:id="484" w:author="scottdagreat@yahoo.com" w:date="2017-07-03T14:50:00Z">
              <w:r w:rsidRPr="005375AE">
                <w:rPr>
                  <w:rFonts w:eastAsia="Times New Roman"/>
                </w:rPr>
                <w:t>0.041785</w:t>
              </w:r>
            </w:ins>
          </w:p>
        </w:tc>
        <w:tc>
          <w:tcPr>
            <w:tcW w:w="0" w:type="auto"/>
            <w:gridSpan w:val="2"/>
            <w:vAlign w:val="center"/>
            <w:hideMark/>
          </w:tcPr>
          <w:p w14:paraId="143418F5" w14:textId="77777777" w:rsidR="005375AE" w:rsidRPr="005375AE" w:rsidRDefault="005375AE" w:rsidP="005375AE">
            <w:pPr>
              <w:rPr>
                <w:ins w:id="485" w:author="scottdagreat@yahoo.com" w:date="2017-07-03T14:50:00Z"/>
                <w:rFonts w:eastAsia="Times New Roman"/>
              </w:rPr>
            </w:pPr>
            <w:ins w:id="486" w:author="scottdagreat@yahoo.com" w:date="2017-07-03T14:50:00Z">
              <w:r w:rsidRPr="005375AE">
                <w:rPr>
                  <w:rFonts w:eastAsia="Times New Roman"/>
                </w:rPr>
                <w:t>0.272046</w:t>
              </w:r>
            </w:ins>
          </w:p>
        </w:tc>
      </w:tr>
    </w:tbl>
    <w:p w14:paraId="1F154CB2" w14:textId="77777777" w:rsidR="005375AE" w:rsidRDefault="005375AE" w:rsidP="00375802"/>
    <w:p w14:paraId="615C8C88" w14:textId="2683C73B" w:rsidR="00B478C1" w:rsidRDefault="00B478C1" w:rsidP="00375802">
      <w:commentRangeStart w:id="487"/>
      <w:commentRangeStart w:id="488"/>
      <w:r>
        <w:t xml:space="preserve">The 95% confidence intervals were calculated for every predicted value. </w:t>
      </w:r>
      <w:commentRangeEnd w:id="487"/>
      <w:r w:rsidR="001655D5">
        <w:rPr>
          <w:rStyle w:val="CommentReference"/>
        </w:rPr>
        <w:commentReference w:id="487"/>
      </w:r>
      <w:commentRangeEnd w:id="488"/>
      <w:r w:rsidR="005375AE">
        <w:rPr>
          <w:rStyle w:val="CommentReference"/>
        </w:rPr>
        <w:commentReference w:id="488"/>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pPr>
        <w:rPr>
          <w:ins w:id="489" w:author="Angelov, Ivelin" w:date="2017-07-05T12:35:00Z"/>
        </w:rPr>
      </w:pPr>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229747BF" w14:textId="77777777" w:rsidR="00F72BFC" w:rsidRDefault="00F72BFC" w:rsidP="00375802">
      <w:pPr>
        <w:rPr>
          <w:ins w:id="490" w:author="Angelov, Ivelin" w:date="2017-07-05T12:35:00Z"/>
        </w:rPr>
      </w:pPr>
    </w:p>
    <w:p w14:paraId="20A820F0" w14:textId="5A0A1DE9" w:rsidR="00F72BFC" w:rsidRDefault="00F72BFC" w:rsidP="00375802">
      <w:pPr>
        <w:rPr>
          <w:ins w:id="491" w:author="Angelov, Ivelin" w:date="2017-07-05T12:35:00Z"/>
        </w:rPr>
      </w:pPr>
      <w:ins w:id="492" w:author="Angelov, Ivelin" w:date="2017-07-05T12:35:00Z">
        <w:r>
          <w:t>Assumptions for all models</w:t>
        </w:r>
      </w:ins>
    </w:p>
    <w:p w14:paraId="6D0453A7" w14:textId="73C536F8" w:rsidR="00F72BFC" w:rsidRDefault="00295F80">
      <w:pPr>
        <w:pStyle w:val="ListParagraph"/>
        <w:numPr>
          <w:ilvl w:val="0"/>
          <w:numId w:val="10"/>
        </w:numPr>
        <w:rPr>
          <w:ins w:id="493" w:author="Angelov, Ivelin" w:date="2017-07-05T12:36:00Z"/>
        </w:rPr>
        <w:pPrChange w:id="494" w:author="Angelov, Ivelin" w:date="2017-07-05T12:36:00Z">
          <w:pPr/>
        </w:pPrChange>
      </w:pPr>
      <w:ins w:id="495" w:author="Angelov, Ivelin" w:date="2017-07-05T12:36:00Z">
        <w:r w:rsidRPr="00295F80">
          <w:t>Linear relationship</w:t>
        </w:r>
      </w:ins>
    </w:p>
    <w:p w14:paraId="0315181D" w14:textId="77777777" w:rsidR="00231404" w:rsidRDefault="00F20E52">
      <w:pPr>
        <w:pStyle w:val="ListParagraph"/>
        <w:rPr>
          <w:ins w:id="496" w:author="Angelov, Ivelin" w:date="2017-07-05T13:44:00Z"/>
        </w:rPr>
        <w:pPrChange w:id="497" w:author="Angelov, Ivelin" w:date="2017-07-05T12:37:00Z">
          <w:pPr/>
        </w:pPrChange>
      </w:pPr>
      <w:ins w:id="498" w:author="Angelov, Ivelin" w:date="2017-07-05T12:43:00Z">
        <w:r>
          <w:t xml:space="preserve">All continuous </w:t>
        </w:r>
      </w:ins>
      <w:ins w:id="499" w:author="Angelov, Ivelin" w:date="2017-07-05T12:37:00Z">
        <w:r w:rsidR="00295F80">
          <w:t>variables</w:t>
        </w:r>
      </w:ins>
      <w:ins w:id="500" w:author="Angelov, Ivelin" w:date="2017-07-05T12:43:00Z">
        <w:r>
          <w:t xml:space="preserve"> are </w:t>
        </w:r>
      </w:ins>
      <w:ins w:id="501" w:author="Angelov, Ivelin" w:date="2017-07-05T12:44:00Z">
        <w:r>
          <w:t xml:space="preserve">manually </w:t>
        </w:r>
      </w:ins>
      <w:ins w:id="502" w:author="Angelov, Ivelin" w:date="2017-07-05T12:43:00Z">
        <w:r>
          <w:t>tested for linearity</w:t>
        </w:r>
      </w:ins>
      <w:ins w:id="503" w:author="Angelov, Ivelin" w:date="2017-07-05T12:38:00Z">
        <w:r w:rsidR="00295F80">
          <w:t xml:space="preserve"> with the </w:t>
        </w:r>
        <w:r w:rsidR="00295F80" w:rsidRPr="00295F80">
          <w:t>explanatory variable</w:t>
        </w:r>
      </w:ins>
      <w:ins w:id="504" w:author="Angelov, Ivelin" w:date="2017-07-05T12:37:00Z">
        <w:r w:rsidR="00295F80">
          <w:t xml:space="preserve"> </w:t>
        </w:r>
      </w:ins>
      <w:ins w:id="505" w:author="Angelov, Ivelin" w:date="2017-07-05T12:44:00Z">
        <w:r>
          <w:t>based on the scatter plots</w:t>
        </w:r>
      </w:ins>
      <w:ins w:id="506" w:author="Angelov, Ivelin" w:date="2017-07-05T12:38:00Z">
        <w:r w:rsidR="00295F80">
          <w:t>.</w:t>
        </w:r>
      </w:ins>
      <w:ins w:id="507" w:author="Angelov, Ivelin" w:date="2017-07-05T12:41:00Z">
        <w:r w:rsidR="001E34D2">
          <w:t xml:space="preserve"> Most of the variables are transformed in order to have better </w:t>
        </w:r>
      </w:ins>
      <w:ins w:id="508" w:author="Angelov, Ivelin" w:date="2017-07-05T12:45:00Z">
        <w:r>
          <w:t>linear relationship</w:t>
        </w:r>
      </w:ins>
      <w:ins w:id="509" w:author="Angelov, Ivelin" w:date="2017-07-05T12:41:00Z">
        <w:r w:rsidR="001E34D2">
          <w:t xml:space="preserve">. </w:t>
        </w:r>
      </w:ins>
      <w:ins w:id="510" w:author="Angelov, Ivelin" w:date="2017-07-05T12:45:00Z">
        <w:r>
          <w:t xml:space="preserve">Only the variables who show </w:t>
        </w:r>
      </w:ins>
      <w:ins w:id="511" w:author="Angelov, Ivelin" w:date="2017-07-05T12:58:00Z">
        <w:r w:rsidR="002F55AC">
          <w:t>at</w:t>
        </w:r>
        <w:r w:rsidR="003C6B96">
          <w:t>-</w:t>
        </w:r>
        <w:r w:rsidR="002F55AC">
          <w:t>least some</w:t>
        </w:r>
      </w:ins>
      <w:ins w:id="512" w:author="Angelov, Ivelin" w:date="2017-07-05T12:45:00Z">
        <w:r>
          <w:t xml:space="preserve"> linear relationship are included.</w:t>
        </w:r>
      </w:ins>
    </w:p>
    <w:p w14:paraId="7EF95940" w14:textId="77777777" w:rsidR="00231404" w:rsidRDefault="00231404">
      <w:pPr>
        <w:pStyle w:val="ListParagraph"/>
        <w:numPr>
          <w:ilvl w:val="0"/>
          <w:numId w:val="10"/>
        </w:numPr>
        <w:rPr>
          <w:ins w:id="513" w:author="Angelov, Ivelin" w:date="2017-07-05T13:44:00Z"/>
        </w:rPr>
        <w:pPrChange w:id="514" w:author="Angelov, Ivelin" w:date="2017-07-05T13:44:00Z">
          <w:pPr/>
        </w:pPrChange>
      </w:pPr>
      <w:ins w:id="515" w:author="Angelov, Ivelin" w:date="2017-07-05T13:44:00Z">
        <w:r w:rsidRPr="00231404">
          <w:t>Homoscedasticity</w:t>
        </w:r>
        <w:r>
          <w:t xml:space="preserve">. </w:t>
        </w:r>
        <w:r w:rsidRPr="00231404">
          <w:t>This assumption requires that the variance of error terms are similar across the independent variables.</w:t>
        </w:r>
      </w:ins>
      <w:ins w:id="516" w:author="Angelov, Ivelin" w:date="2017-07-05T12:45:00Z">
        <w:r w:rsidR="00F20E52">
          <w:t xml:space="preserve"> </w:t>
        </w:r>
      </w:ins>
    </w:p>
    <w:p w14:paraId="69D6B229" w14:textId="0E03F11D" w:rsidR="00295F80" w:rsidRPr="002B6AF0" w:rsidRDefault="002B6AF0">
      <w:pPr>
        <w:pStyle w:val="ListParagraph"/>
        <w:jc w:val="center"/>
        <w:rPr>
          <w:ins w:id="517" w:author="Angelov, Ivelin" w:date="2017-07-05T12:41:00Z"/>
          <w:b/>
          <w:rPrChange w:id="518" w:author="Angelov, Ivelin" w:date="2017-07-05T13:45:00Z">
            <w:rPr>
              <w:ins w:id="519" w:author="Angelov, Ivelin" w:date="2017-07-05T12:41:00Z"/>
            </w:rPr>
          </w:rPrChange>
        </w:rPr>
        <w:pPrChange w:id="520" w:author="Angelov, Ivelin" w:date="2017-07-05T13:45:00Z">
          <w:pPr/>
        </w:pPrChange>
      </w:pPr>
      <w:ins w:id="521" w:author="Angelov, Ivelin" w:date="2017-07-05T13:45:00Z">
        <w:r>
          <w:rPr>
            <w:b/>
          </w:rPr>
          <w:lastRenderedPageBreak/>
          <w:t>F</w:t>
        </w:r>
      </w:ins>
      <w:ins w:id="522" w:author="Angelov, Ivelin" w:date="2017-07-05T12:41:00Z">
        <w:r w:rsidR="001E34D2" w:rsidRPr="002B6AF0">
          <w:rPr>
            <w:b/>
            <w:rPrChange w:id="523" w:author="Angelov, Ivelin" w:date="2017-07-05T13:45:00Z">
              <w:rPr/>
            </w:rPrChange>
          </w:rPr>
          <w:t>ollowing plots are used</w:t>
        </w:r>
      </w:ins>
      <w:ins w:id="524" w:author="Angelov, Ivelin" w:date="2017-07-05T13:44:00Z">
        <w:r w:rsidR="006B61F5" w:rsidRPr="002B6AF0">
          <w:rPr>
            <w:b/>
            <w:rPrChange w:id="525" w:author="Angelov, Ivelin" w:date="2017-07-05T13:45:00Z">
              <w:rPr/>
            </w:rPrChange>
          </w:rPr>
          <w:t xml:space="preserve"> to validate the abov</w:t>
        </w:r>
        <w:r w:rsidR="00231404" w:rsidRPr="002B6AF0">
          <w:rPr>
            <w:b/>
            <w:rPrChange w:id="526" w:author="Angelov, Ivelin" w:date="2017-07-05T13:45:00Z">
              <w:rPr/>
            </w:rPrChange>
          </w:rPr>
          <w:t>e assumptions</w:t>
        </w:r>
      </w:ins>
    </w:p>
    <w:p w14:paraId="245E42DF" w14:textId="77777777" w:rsidR="002839CD" w:rsidRDefault="002839CD" w:rsidP="00231404">
      <w:pPr>
        <w:rPr>
          <w:ins w:id="527" w:author="Angelov, Ivelin" w:date="2017-07-05T12:39:00Z"/>
        </w:rPr>
      </w:pPr>
    </w:p>
    <w:tbl>
      <w:tblPr>
        <w:tblStyle w:val="TableGrid"/>
        <w:tblW w:w="0" w:type="auto"/>
        <w:tblLook w:val="04A0" w:firstRow="1" w:lastRow="0" w:firstColumn="1" w:lastColumn="0" w:noHBand="0" w:noVBand="1"/>
      </w:tblPr>
      <w:tblGrid>
        <w:gridCol w:w="2335"/>
        <w:gridCol w:w="2334"/>
        <w:gridCol w:w="2347"/>
        <w:gridCol w:w="2334"/>
      </w:tblGrid>
      <w:tr w:rsidR="000027ED" w14:paraId="531904B3" w14:textId="77777777" w:rsidTr="008A3977">
        <w:trPr>
          <w:ins w:id="528" w:author="Angelov, Ivelin" w:date="2017-07-05T12:50:00Z"/>
        </w:trPr>
        <w:tc>
          <w:tcPr>
            <w:tcW w:w="2337" w:type="dxa"/>
          </w:tcPr>
          <w:p w14:paraId="4544D7EA" w14:textId="77777777" w:rsidR="002575D6" w:rsidRDefault="002575D6">
            <w:pPr>
              <w:jc w:val="center"/>
              <w:rPr>
                <w:ins w:id="529" w:author="Angelov, Ivelin" w:date="2017-07-05T12:50:00Z"/>
              </w:rPr>
              <w:pPrChange w:id="530" w:author="Angelov, Ivelin" w:date="2017-07-05T12:53:00Z">
                <w:pPr/>
              </w:pPrChange>
            </w:pPr>
            <w:ins w:id="531" w:author="Angelov, Ivelin" w:date="2017-07-05T12:50:00Z">
              <w:r>
                <w:rPr>
                  <w:noProof/>
                </w:rPr>
                <w:drawing>
                  <wp:inline distT="0" distB="0" distL="0" distR="0" wp14:anchorId="3680875D" wp14:editId="6559E8CC">
                    <wp:extent cx="1239462" cy="930028"/>
                    <wp:effectExtent l="0" t="0" r="5715" b="10160"/>
                    <wp:docPr id="6" name="Picture 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614" cy="954904"/>
                            </a:xfrm>
                            <a:prstGeom prst="rect">
                              <a:avLst/>
                            </a:prstGeom>
                            <a:noFill/>
                            <a:ln>
                              <a:noFill/>
                            </a:ln>
                          </pic:spPr>
                        </pic:pic>
                      </a:graphicData>
                    </a:graphic>
                  </wp:inline>
                </w:drawing>
              </w:r>
            </w:ins>
          </w:p>
          <w:p w14:paraId="203AF2FD" w14:textId="7F48AE12" w:rsidR="002575D6" w:rsidRPr="002575D6" w:rsidRDefault="002575D6">
            <w:pPr>
              <w:jc w:val="center"/>
              <w:rPr>
                <w:ins w:id="532" w:author="Angelov, Ivelin" w:date="2017-07-05T12:50:00Z"/>
                <w:sz w:val="16"/>
                <w:szCs w:val="16"/>
                <w:rPrChange w:id="533" w:author="Angelov, Ivelin" w:date="2017-07-05T12:51:00Z">
                  <w:rPr>
                    <w:ins w:id="534" w:author="Angelov, Ivelin" w:date="2017-07-05T12:50:00Z"/>
                  </w:rPr>
                </w:rPrChange>
              </w:rPr>
              <w:pPrChange w:id="535" w:author="Angelov, Ivelin" w:date="2017-07-05T12:53:00Z">
                <w:pPr/>
              </w:pPrChange>
            </w:pPr>
            <w:ins w:id="536" w:author="Angelov, Ivelin" w:date="2017-07-05T12:50:00Z">
              <w:r w:rsidRPr="002575D6">
                <w:rPr>
                  <w:sz w:val="16"/>
                  <w:szCs w:val="16"/>
                  <w:rPrChange w:id="537" w:author="Angelov, Ivelin" w:date="2017-07-05T12:51:00Z">
                    <w:rPr/>
                  </w:rPrChange>
                </w:rPr>
                <w:t>MSSubClass (Not linear)</w:t>
              </w:r>
            </w:ins>
          </w:p>
        </w:tc>
        <w:tc>
          <w:tcPr>
            <w:tcW w:w="2337" w:type="dxa"/>
          </w:tcPr>
          <w:p w14:paraId="215CAD51" w14:textId="77777777" w:rsidR="002575D6" w:rsidRDefault="004E52F0">
            <w:pPr>
              <w:jc w:val="center"/>
              <w:rPr>
                <w:ins w:id="538" w:author="Angelov, Ivelin" w:date="2017-07-05T12:52:00Z"/>
              </w:rPr>
              <w:pPrChange w:id="539" w:author="Angelov, Ivelin" w:date="2017-07-05T12:53:00Z">
                <w:pPr/>
              </w:pPrChange>
            </w:pPr>
            <w:ins w:id="540" w:author="Angelov, Ivelin" w:date="2017-07-05T12:52:00Z">
              <w:r>
                <w:rPr>
                  <w:noProof/>
                </w:rPr>
                <w:drawing>
                  <wp:inline distT="0" distB="0" distL="0" distR="0" wp14:anchorId="656AD225" wp14:editId="4CD84F07">
                    <wp:extent cx="1212789" cy="910013"/>
                    <wp:effectExtent l="0" t="0" r="6985" b="4445"/>
                    <wp:docPr id="7" name="Picture 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332" cy="921676"/>
                            </a:xfrm>
                            <a:prstGeom prst="rect">
                              <a:avLst/>
                            </a:prstGeom>
                            <a:noFill/>
                            <a:ln>
                              <a:noFill/>
                            </a:ln>
                          </pic:spPr>
                        </pic:pic>
                      </a:graphicData>
                    </a:graphic>
                  </wp:inline>
                </w:drawing>
              </w:r>
            </w:ins>
          </w:p>
          <w:p w14:paraId="10888BE3" w14:textId="7740159C" w:rsidR="004E52F0" w:rsidRPr="004E52F0" w:rsidRDefault="004E52F0">
            <w:pPr>
              <w:jc w:val="center"/>
              <w:rPr>
                <w:ins w:id="541" w:author="Angelov, Ivelin" w:date="2017-07-05T12:50:00Z"/>
                <w:sz w:val="16"/>
                <w:szCs w:val="16"/>
                <w:rPrChange w:id="542" w:author="Angelov, Ivelin" w:date="2017-07-05T12:52:00Z">
                  <w:rPr>
                    <w:ins w:id="543" w:author="Angelov, Ivelin" w:date="2017-07-05T12:50:00Z"/>
                  </w:rPr>
                </w:rPrChange>
              </w:rPr>
              <w:pPrChange w:id="544" w:author="Angelov, Ivelin" w:date="2017-07-05T12:53:00Z">
                <w:pPr/>
              </w:pPrChange>
            </w:pPr>
            <w:ins w:id="545" w:author="Angelov, Ivelin" w:date="2017-07-05T12:52:00Z">
              <w:r w:rsidRPr="004E52F0">
                <w:rPr>
                  <w:sz w:val="16"/>
                  <w:szCs w:val="16"/>
                  <w:rPrChange w:id="546" w:author="Angelov, Ivelin" w:date="2017-07-05T12:52:00Z">
                    <w:rPr/>
                  </w:rPrChange>
                </w:rPr>
                <w:t>LotArea</w:t>
              </w:r>
            </w:ins>
          </w:p>
        </w:tc>
        <w:tc>
          <w:tcPr>
            <w:tcW w:w="2338" w:type="dxa"/>
          </w:tcPr>
          <w:p w14:paraId="0FE32BA5" w14:textId="77777777" w:rsidR="002575D6" w:rsidRDefault="00F05776">
            <w:pPr>
              <w:jc w:val="center"/>
              <w:rPr>
                <w:ins w:id="547" w:author="Angelov, Ivelin" w:date="2017-07-05T12:54:00Z"/>
              </w:rPr>
              <w:pPrChange w:id="548" w:author="Angelov, Ivelin" w:date="2017-07-05T12:54:00Z">
                <w:pPr/>
              </w:pPrChange>
            </w:pPr>
            <w:ins w:id="549" w:author="Angelov, Ivelin" w:date="2017-07-05T12:54:00Z">
              <w:r>
                <w:rPr>
                  <w:noProof/>
                </w:rPr>
                <w:drawing>
                  <wp:inline distT="0" distB="0" distL="0" distR="0" wp14:anchorId="41F9F870" wp14:editId="676912CF">
                    <wp:extent cx="1212788" cy="910013"/>
                    <wp:effectExtent l="0" t="0" r="6985" b="4445"/>
                    <wp:docPr id="8" name="Picture 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309" cy="954675"/>
                            </a:xfrm>
                            <a:prstGeom prst="rect">
                              <a:avLst/>
                            </a:prstGeom>
                            <a:noFill/>
                            <a:ln>
                              <a:noFill/>
                            </a:ln>
                          </pic:spPr>
                        </pic:pic>
                      </a:graphicData>
                    </a:graphic>
                  </wp:inline>
                </w:drawing>
              </w:r>
            </w:ins>
          </w:p>
          <w:p w14:paraId="616B2AE0" w14:textId="00A4AE52" w:rsidR="00F05776" w:rsidRPr="00F05776" w:rsidRDefault="00F05776">
            <w:pPr>
              <w:jc w:val="center"/>
              <w:rPr>
                <w:ins w:id="550" w:author="Angelov, Ivelin" w:date="2017-07-05T12:50:00Z"/>
                <w:sz w:val="16"/>
                <w:szCs w:val="16"/>
                <w:rPrChange w:id="551" w:author="Angelov, Ivelin" w:date="2017-07-05T12:54:00Z">
                  <w:rPr>
                    <w:ins w:id="552" w:author="Angelov, Ivelin" w:date="2017-07-05T12:50:00Z"/>
                  </w:rPr>
                </w:rPrChange>
              </w:rPr>
              <w:pPrChange w:id="553" w:author="Angelov, Ivelin" w:date="2017-07-05T12:54:00Z">
                <w:pPr/>
              </w:pPrChange>
            </w:pPr>
            <w:ins w:id="554" w:author="Angelov, Ivelin" w:date="2017-07-05T12:54:00Z">
              <w:r w:rsidRPr="00F05776">
                <w:rPr>
                  <w:sz w:val="16"/>
                  <w:szCs w:val="16"/>
                  <w:rPrChange w:id="555" w:author="Angelov, Ivelin" w:date="2017-07-05T12:54:00Z">
                    <w:rPr/>
                  </w:rPrChange>
                </w:rPr>
                <w:t>OverallQual</w:t>
              </w:r>
            </w:ins>
          </w:p>
        </w:tc>
        <w:tc>
          <w:tcPr>
            <w:tcW w:w="2338" w:type="dxa"/>
          </w:tcPr>
          <w:p w14:paraId="18110729" w14:textId="77777777" w:rsidR="002575D6" w:rsidRDefault="009600B4" w:rsidP="002575D6">
            <w:pPr>
              <w:rPr>
                <w:ins w:id="556" w:author="Angelov, Ivelin" w:date="2017-07-05T12:55:00Z"/>
              </w:rPr>
            </w:pPr>
            <w:ins w:id="557" w:author="Angelov, Ivelin" w:date="2017-07-05T12:55:00Z">
              <w:r>
                <w:rPr>
                  <w:noProof/>
                </w:rPr>
                <w:drawing>
                  <wp:inline distT="0" distB="0" distL="0" distR="0" wp14:anchorId="4F6CC77D" wp14:editId="30E33911">
                    <wp:extent cx="1212789" cy="910013"/>
                    <wp:effectExtent l="0" t="0" r="6985" b="4445"/>
                    <wp:docPr id="9" name="Picture 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208" cy="933588"/>
                            </a:xfrm>
                            <a:prstGeom prst="rect">
                              <a:avLst/>
                            </a:prstGeom>
                            <a:noFill/>
                            <a:ln>
                              <a:noFill/>
                            </a:ln>
                          </pic:spPr>
                        </pic:pic>
                      </a:graphicData>
                    </a:graphic>
                  </wp:inline>
                </w:drawing>
              </w:r>
            </w:ins>
          </w:p>
          <w:p w14:paraId="6758C20B" w14:textId="23E88560" w:rsidR="009600B4" w:rsidRPr="009600B4" w:rsidRDefault="009600B4">
            <w:pPr>
              <w:jc w:val="center"/>
              <w:rPr>
                <w:ins w:id="558" w:author="Angelov, Ivelin" w:date="2017-07-05T12:50:00Z"/>
                <w:sz w:val="16"/>
                <w:szCs w:val="16"/>
                <w:rPrChange w:id="559" w:author="Angelov, Ivelin" w:date="2017-07-05T12:55:00Z">
                  <w:rPr>
                    <w:ins w:id="560" w:author="Angelov, Ivelin" w:date="2017-07-05T12:50:00Z"/>
                  </w:rPr>
                </w:rPrChange>
              </w:rPr>
              <w:pPrChange w:id="561" w:author="Angelov, Ivelin" w:date="2017-07-05T12:55:00Z">
                <w:pPr/>
              </w:pPrChange>
            </w:pPr>
            <w:ins w:id="562" w:author="Angelov, Ivelin" w:date="2017-07-05T12:55:00Z">
              <w:r w:rsidRPr="009600B4">
                <w:rPr>
                  <w:sz w:val="16"/>
                  <w:szCs w:val="16"/>
                  <w:rPrChange w:id="563" w:author="Angelov, Ivelin" w:date="2017-07-05T12:55:00Z">
                    <w:rPr/>
                  </w:rPrChange>
                </w:rPr>
                <w:t>OverallCond</w:t>
              </w:r>
            </w:ins>
          </w:p>
        </w:tc>
      </w:tr>
      <w:tr w:rsidR="000027ED" w14:paraId="4DC6C5DA" w14:textId="77777777" w:rsidTr="008A3977">
        <w:trPr>
          <w:ins w:id="564" w:author="Angelov, Ivelin" w:date="2017-07-05T12:50:00Z"/>
        </w:trPr>
        <w:tc>
          <w:tcPr>
            <w:tcW w:w="2337" w:type="dxa"/>
          </w:tcPr>
          <w:p w14:paraId="36E043FF" w14:textId="77777777" w:rsidR="002575D6" w:rsidRDefault="004A3258">
            <w:pPr>
              <w:jc w:val="center"/>
              <w:rPr>
                <w:ins w:id="565" w:author="Angelov, Ivelin" w:date="2017-07-05T12:56:00Z"/>
              </w:rPr>
              <w:pPrChange w:id="566" w:author="Angelov, Ivelin" w:date="2017-07-05T12:56:00Z">
                <w:pPr/>
              </w:pPrChange>
            </w:pPr>
            <w:ins w:id="567" w:author="Angelov, Ivelin" w:date="2017-07-05T12:56:00Z">
              <w:r>
                <w:rPr>
                  <w:noProof/>
                </w:rPr>
                <w:drawing>
                  <wp:inline distT="0" distB="0" distL="0" distR="0" wp14:anchorId="2D030C3B" wp14:editId="68F26A2E">
                    <wp:extent cx="1277413" cy="958504"/>
                    <wp:effectExtent l="0" t="0" r="0" b="6985"/>
                    <wp:docPr id="10" name="Picture 1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32" cy="964821"/>
                            </a:xfrm>
                            <a:prstGeom prst="rect">
                              <a:avLst/>
                            </a:prstGeom>
                            <a:noFill/>
                            <a:ln>
                              <a:noFill/>
                            </a:ln>
                          </pic:spPr>
                        </pic:pic>
                      </a:graphicData>
                    </a:graphic>
                  </wp:inline>
                </w:drawing>
              </w:r>
            </w:ins>
          </w:p>
          <w:p w14:paraId="01D625AA" w14:textId="0995493E" w:rsidR="004A3258" w:rsidRPr="004A3258" w:rsidRDefault="004A3258">
            <w:pPr>
              <w:jc w:val="center"/>
              <w:rPr>
                <w:ins w:id="568" w:author="Angelov, Ivelin" w:date="2017-07-05T12:50:00Z"/>
                <w:sz w:val="16"/>
                <w:szCs w:val="16"/>
                <w:rPrChange w:id="569" w:author="Angelov, Ivelin" w:date="2017-07-05T12:56:00Z">
                  <w:rPr>
                    <w:ins w:id="570" w:author="Angelov, Ivelin" w:date="2017-07-05T12:50:00Z"/>
                  </w:rPr>
                </w:rPrChange>
              </w:rPr>
              <w:pPrChange w:id="571" w:author="Angelov, Ivelin" w:date="2017-07-05T12:56:00Z">
                <w:pPr/>
              </w:pPrChange>
            </w:pPr>
            <w:ins w:id="572" w:author="Angelov, Ivelin" w:date="2017-07-05T12:56:00Z">
              <w:r w:rsidRPr="004A3258">
                <w:rPr>
                  <w:sz w:val="16"/>
                  <w:szCs w:val="16"/>
                  <w:rPrChange w:id="573" w:author="Angelov, Ivelin" w:date="2017-07-05T12:56:00Z">
                    <w:rPr/>
                  </w:rPrChange>
                </w:rPr>
                <w:t>YearRemodAdd</w:t>
              </w:r>
            </w:ins>
          </w:p>
        </w:tc>
        <w:tc>
          <w:tcPr>
            <w:tcW w:w="2337" w:type="dxa"/>
          </w:tcPr>
          <w:p w14:paraId="0FE5F109" w14:textId="77777777" w:rsidR="002575D6" w:rsidRDefault="00094224">
            <w:pPr>
              <w:jc w:val="center"/>
              <w:rPr>
                <w:ins w:id="574" w:author="Angelov, Ivelin" w:date="2017-07-05T12:57:00Z"/>
              </w:rPr>
              <w:pPrChange w:id="575" w:author="Angelov, Ivelin" w:date="2017-07-05T12:57:00Z">
                <w:pPr/>
              </w:pPrChange>
            </w:pPr>
            <w:ins w:id="576" w:author="Angelov, Ivelin" w:date="2017-07-05T12:57:00Z">
              <w:r>
                <w:rPr>
                  <w:noProof/>
                </w:rPr>
                <w:drawing>
                  <wp:inline distT="0" distB="0" distL="0" distR="0" wp14:anchorId="41DEE237" wp14:editId="7C101441">
                    <wp:extent cx="1272797" cy="955040"/>
                    <wp:effectExtent l="0" t="0" r="0" b="10160"/>
                    <wp:docPr id="11" name="Picture 1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5760" cy="957263"/>
                            </a:xfrm>
                            <a:prstGeom prst="rect">
                              <a:avLst/>
                            </a:prstGeom>
                            <a:noFill/>
                            <a:ln>
                              <a:noFill/>
                            </a:ln>
                          </pic:spPr>
                        </pic:pic>
                      </a:graphicData>
                    </a:graphic>
                  </wp:inline>
                </w:drawing>
              </w:r>
            </w:ins>
          </w:p>
          <w:p w14:paraId="0F6FAE0C" w14:textId="78D56BD1" w:rsidR="00094224" w:rsidRPr="00094224" w:rsidRDefault="00094224">
            <w:pPr>
              <w:jc w:val="center"/>
              <w:rPr>
                <w:ins w:id="577" w:author="Angelov, Ivelin" w:date="2017-07-05T12:50:00Z"/>
                <w:sz w:val="16"/>
                <w:szCs w:val="16"/>
                <w:rPrChange w:id="578" w:author="Angelov, Ivelin" w:date="2017-07-05T12:58:00Z">
                  <w:rPr>
                    <w:ins w:id="579" w:author="Angelov, Ivelin" w:date="2017-07-05T12:50:00Z"/>
                  </w:rPr>
                </w:rPrChange>
              </w:rPr>
              <w:pPrChange w:id="580" w:author="Angelov, Ivelin" w:date="2017-07-05T12:57:00Z">
                <w:pPr/>
              </w:pPrChange>
            </w:pPr>
            <w:ins w:id="581" w:author="Angelov, Ivelin" w:date="2017-07-05T12:57:00Z">
              <w:r w:rsidRPr="00094224">
                <w:rPr>
                  <w:sz w:val="16"/>
                  <w:szCs w:val="16"/>
                  <w:rPrChange w:id="582" w:author="Angelov, Ivelin" w:date="2017-07-05T12:58:00Z">
                    <w:rPr/>
                  </w:rPrChange>
                </w:rPr>
                <w:t>BsmtFinSF1</w:t>
              </w:r>
            </w:ins>
          </w:p>
        </w:tc>
        <w:tc>
          <w:tcPr>
            <w:tcW w:w="2338" w:type="dxa"/>
          </w:tcPr>
          <w:p w14:paraId="1B0D725E" w14:textId="77777777" w:rsidR="002575D6" w:rsidRDefault="0061759F">
            <w:pPr>
              <w:jc w:val="center"/>
              <w:rPr>
                <w:ins w:id="583" w:author="Angelov, Ivelin" w:date="2017-07-05T12:59:00Z"/>
              </w:rPr>
              <w:pPrChange w:id="584" w:author="Angelov, Ivelin" w:date="2017-07-05T12:59:00Z">
                <w:pPr/>
              </w:pPrChange>
            </w:pPr>
            <w:ins w:id="585" w:author="Angelov, Ivelin" w:date="2017-07-05T12:59:00Z">
              <w:r>
                <w:rPr>
                  <w:noProof/>
                </w:rPr>
                <w:drawing>
                  <wp:inline distT="0" distB="0" distL="0" distR="0" wp14:anchorId="04699F1F" wp14:editId="5F675AA6">
                    <wp:extent cx="1263708" cy="948220"/>
                    <wp:effectExtent l="0" t="0" r="6350" b="0"/>
                    <wp:docPr id="12" name="Picture 12"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nknow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665" cy="951940"/>
                            </a:xfrm>
                            <a:prstGeom prst="rect">
                              <a:avLst/>
                            </a:prstGeom>
                            <a:noFill/>
                            <a:ln>
                              <a:noFill/>
                            </a:ln>
                          </pic:spPr>
                        </pic:pic>
                      </a:graphicData>
                    </a:graphic>
                  </wp:inline>
                </w:drawing>
              </w:r>
            </w:ins>
          </w:p>
          <w:p w14:paraId="4A74BA2F" w14:textId="58D67D73" w:rsidR="000875E0" w:rsidRPr="000875E0" w:rsidRDefault="000875E0">
            <w:pPr>
              <w:jc w:val="center"/>
              <w:rPr>
                <w:ins w:id="586" w:author="Angelov, Ivelin" w:date="2017-07-05T12:50:00Z"/>
                <w:sz w:val="16"/>
                <w:szCs w:val="16"/>
                <w:rPrChange w:id="587" w:author="Angelov, Ivelin" w:date="2017-07-05T13:00:00Z">
                  <w:rPr>
                    <w:ins w:id="588" w:author="Angelov, Ivelin" w:date="2017-07-05T12:50:00Z"/>
                  </w:rPr>
                </w:rPrChange>
              </w:rPr>
              <w:pPrChange w:id="589" w:author="Angelov, Ivelin" w:date="2017-07-05T13:06:00Z">
                <w:pPr/>
              </w:pPrChange>
            </w:pPr>
            <w:ins w:id="590" w:author="Angelov, Ivelin" w:date="2017-07-05T12:59:00Z">
              <w:r w:rsidRPr="000875E0">
                <w:rPr>
                  <w:sz w:val="16"/>
                  <w:szCs w:val="16"/>
                  <w:rPrChange w:id="591" w:author="Angelov, Ivelin" w:date="2017-07-05T13:00:00Z">
                    <w:rPr/>
                  </w:rPrChange>
                </w:rPr>
                <w:t>BsmtFinSF2</w:t>
              </w:r>
            </w:ins>
            <w:ins w:id="592" w:author="Angelov, Ivelin" w:date="2017-07-05T13:00:00Z">
              <w:r w:rsidR="00C32320">
                <w:rPr>
                  <w:sz w:val="16"/>
                  <w:szCs w:val="16"/>
                </w:rPr>
                <w:t xml:space="preserve"> (Not linear</w:t>
              </w:r>
              <w:r>
                <w:rPr>
                  <w:sz w:val="16"/>
                  <w:szCs w:val="16"/>
                </w:rPr>
                <w:t>)</w:t>
              </w:r>
            </w:ins>
          </w:p>
        </w:tc>
        <w:tc>
          <w:tcPr>
            <w:tcW w:w="2338" w:type="dxa"/>
          </w:tcPr>
          <w:p w14:paraId="4E707282" w14:textId="77777777" w:rsidR="002575D6" w:rsidRDefault="007A2208">
            <w:pPr>
              <w:jc w:val="center"/>
              <w:rPr>
                <w:ins w:id="593" w:author="Angelov, Ivelin" w:date="2017-07-05T13:01:00Z"/>
              </w:rPr>
              <w:pPrChange w:id="594" w:author="Angelov, Ivelin" w:date="2017-07-05T13:01:00Z">
                <w:pPr/>
              </w:pPrChange>
            </w:pPr>
            <w:ins w:id="595" w:author="Angelov, Ivelin" w:date="2017-07-05T13:01:00Z">
              <w:r>
                <w:rPr>
                  <w:noProof/>
                </w:rPr>
                <w:drawing>
                  <wp:inline distT="0" distB="0" distL="0" distR="0" wp14:anchorId="48188A18" wp14:editId="116666D1">
                    <wp:extent cx="1277414" cy="958504"/>
                    <wp:effectExtent l="0" t="0" r="0" b="6985"/>
                    <wp:docPr id="13" name="Picture 1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0000" cy="990459"/>
                            </a:xfrm>
                            <a:prstGeom prst="rect">
                              <a:avLst/>
                            </a:prstGeom>
                            <a:noFill/>
                            <a:ln>
                              <a:noFill/>
                            </a:ln>
                          </pic:spPr>
                        </pic:pic>
                      </a:graphicData>
                    </a:graphic>
                  </wp:inline>
                </w:drawing>
              </w:r>
            </w:ins>
          </w:p>
          <w:p w14:paraId="7B1773EA" w14:textId="18E9FEEE" w:rsidR="007A2208" w:rsidRPr="007A2208" w:rsidRDefault="007A2208">
            <w:pPr>
              <w:jc w:val="center"/>
              <w:rPr>
                <w:ins w:id="596" w:author="Angelov, Ivelin" w:date="2017-07-05T12:50:00Z"/>
                <w:sz w:val="16"/>
                <w:szCs w:val="16"/>
                <w:rPrChange w:id="597" w:author="Angelov, Ivelin" w:date="2017-07-05T13:02:00Z">
                  <w:rPr>
                    <w:ins w:id="598" w:author="Angelov, Ivelin" w:date="2017-07-05T12:50:00Z"/>
                  </w:rPr>
                </w:rPrChange>
              </w:rPr>
              <w:pPrChange w:id="599" w:author="Angelov, Ivelin" w:date="2017-07-05T13:01:00Z">
                <w:pPr/>
              </w:pPrChange>
            </w:pPr>
            <w:ins w:id="600" w:author="Angelov, Ivelin" w:date="2017-07-05T13:01:00Z">
              <w:r w:rsidRPr="007A2208">
                <w:rPr>
                  <w:sz w:val="16"/>
                  <w:szCs w:val="16"/>
                  <w:rPrChange w:id="601" w:author="Angelov, Ivelin" w:date="2017-07-05T13:02:00Z">
                    <w:rPr/>
                  </w:rPrChange>
                </w:rPr>
                <w:t>BsmtUnfSF</w:t>
              </w:r>
            </w:ins>
            <w:ins w:id="602" w:author="Angelov, Ivelin" w:date="2017-07-05T13:07:00Z">
              <w:r w:rsidR="00FB4D24">
                <w:rPr>
                  <w:sz w:val="16"/>
                  <w:szCs w:val="16"/>
                </w:rPr>
                <w:t xml:space="preserve"> </w:t>
              </w:r>
            </w:ins>
            <w:ins w:id="603" w:author="Angelov, Ivelin" w:date="2017-07-05T13:02:00Z">
              <w:r>
                <w:rPr>
                  <w:sz w:val="16"/>
                  <w:szCs w:val="16"/>
                </w:rPr>
                <w:t>(</w:t>
              </w:r>
              <w:r w:rsidR="00AA25D6">
                <w:rPr>
                  <w:sz w:val="16"/>
                  <w:szCs w:val="16"/>
                </w:rPr>
                <w:t>Not li</w:t>
              </w:r>
              <w:r>
                <w:rPr>
                  <w:sz w:val="16"/>
                  <w:szCs w:val="16"/>
                </w:rPr>
                <w:t>near)</w:t>
              </w:r>
            </w:ins>
          </w:p>
        </w:tc>
      </w:tr>
      <w:tr w:rsidR="000027ED" w14:paraId="53516DA8" w14:textId="77777777" w:rsidTr="008A3977">
        <w:trPr>
          <w:ins w:id="604" w:author="Angelov, Ivelin" w:date="2017-07-05T12:50:00Z"/>
        </w:trPr>
        <w:tc>
          <w:tcPr>
            <w:tcW w:w="2337" w:type="dxa"/>
          </w:tcPr>
          <w:p w14:paraId="17C98BE4" w14:textId="77777777" w:rsidR="002575D6" w:rsidRDefault="00997A16">
            <w:pPr>
              <w:jc w:val="center"/>
              <w:rPr>
                <w:ins w:id="605" w:author="Angelov, Ivelin" w:date="2017-07-05T13:03:00Z"/>
              </w:rPr>
              <w:pPrChange w:id="606" w:author="Angelov, Ivelin" w:date="2017-07-05T13:03:00Z">
                <w:pPr/>
              </w:pPrChange>
            </w:pPr>
            <w:ins w:id="607" w:author="Angelov, Ivelin" w:date="2017-07-05T13:02:00Z">
              <w:r>
                <w:rPr>
                  <w:noProof/>
                </w:rPr>
                <w:drawing>
                  <wp:inline distT="0" distB="0" distL="0" distR="0" wp14:anchorId="067D2483" wp14:editId="647C8364">
                    <wp:extent cx="1239462" cy="930027"/>
                    <wp:effectExtent l="0" t="0" r="5715" b="10160"/>
                    <wp:docPr id="14" name="Picture 1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5370" cy="956970"/>
                            </a:xfrm>
                            <a:prstGeom prst="rect">
                              <a:avLst/>
                            </a:prstGeom>
                            <a:noFill/>
                            <a:ln>
                              <a:noFill/>
                            </a:ln>
                          </pic:spPr>
                        </pic:pic>
                      </a:graphicData>
                    </a:graphic>
                  </wp:inline>
                </w:drawing>
              </w:r>
            </w:ins>
          </w:p>
          <w:p w14:paraId="5DA1211F" w14:textId="6102C187" w:rsidR="00997A16" w:rsidRPr="00997A16" w:rsidRDefault="00997A16">
            <w:pPr>
              <w:jc w:val="center"/>
              <w:rPr>
                <w:ins w:id="608" w:author="Angelov, Ivelin" w:date="2017-07-05T12:50:00Z"/>
                <w:sz w:val="16"/>
                <w:szCs w:val="16"/>
                <w:rPrChange w:id="609" w:author="Angelov, Ivelin" w:date="2017-07-05T13:03:00Z">
                  <w:rPr>
                    <w:ins w:id="610" w:author="Angelov, Ivelin" w:date="2017-07-05T12:50:00Z"/>
                  </w:rPr>
                </w:rPrChange>
              </w:rPr>
              <w:pPrChange w:id="611" w:author="Angelov, Ivelin" w:date="2017-07-05T13:03:00Z">
                <w:pPr/>
              </w:pPrChange>
            </w:pPr>
            <w:ins w:id="612" w:author="Angelov, Ivelin" w:date="2017-07-05T13:03:00Z">
              <w:r w:rsidRPr="00997A16">
                <w:rPr>
                  <w:sz w:val="16"/>
                  <w:szCs w:val="16"/>
                  <w:rPrChange w:id="613" w:author="Angelov, Ivelin" w:date="2017-07-05T13:03:00Z">
                    <w:rPr/>
                  </w:rPrChange>
                </w:rPr>
                <w:t>TotalBsmtSF</w:t>
              </w:r>
            </w:ins>
          </w:p>
        </w:tc>
        <w:tc>
          <w:tcPr>
            <w:tcW w:w="2337" w:type="dxa"/>
          </w:tcPr>
          <w:p w14:paraId="07A94FCC" w14:textId="77777777" w:rsidR="002575D6" w:rsidRDefault="004B6F84">
            <w:pPr>
              <w:jc w:val="center"/>
              <w:rPr>
                <w:ins w:id="614" w:author="Angelov, Ivelin" w:date="2017-07-05T13:04:00Z"/>
              </w:rPr>
              <w:pPrChange w:id="615" w:author="Angelov, Ivelin" w:date="2017-07-05T13:04:00Z">
                <w:pPr/>
              </w:pPrChange>
            </w:pPr>
            <w:ins w:id="616" w:author="Angelov, Ivelin" w:date="2017-07-05T13:04:00Z">
              <w:r>
                <w:rPr>
                  <w:noProof/>
                </w:rPr>
                <w:drawing>
                  <wp:inline distT="0" distB="0" distL="0" distR="0" wp14:anchorId="5D64A2F8" wp14:editId="670A0D33">
                    <wp:extent cx="1166627" cy="875376"/>
                    <wp:effectExtent l="0" t="0" r="1905" b="0"/>
                    <wp:docPr id="15" name="Picture 15"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Unknow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35" cy="880484"/>
                            </a:xfrm>
                            <a:prstGeom prst="rect">
                              <a:avLst/>
                            </a:prstGeom>
                            <a:noFill/>
                            <a:ln>
                              <a:noFill/>
                            </a:ln>
                          </pic:spPr>
                        </pic:pic>
                      </a:graphicData>
                    </a:graphic>
                  </wp:inline>
                </w:drawing>
              </w:r>
            </w:ins>
          </w:p>
          <w:p w14:paraId="098095CE" w14:textId="6BCA729A" w:rsidR="004B6F84" w:rsidRDefault="004B6F84">
            <w:pPr>
              <w:jc w:val="center"/>
              <w:rPr>
                <w:ins w:id="617" w:author="Angelov, Ivelin" w:date="2017-07-05T12:50:00Z"/>
              </w:rPr>
              <w:pPrChange w:id="618" w:author="Angelov, Ivelin" w:date="2017-07-05T13:04:00Z">
                <w:pPr/>
              </w:pPrChange>
            </w:pPr>
            <w:ins w:id="619" w:author="Angelov, Ivelin" w:date="2017-07-05T13:04:00Z">
              <w:r w:rsidRPr="004B6F84">
                <w:t>_</w:t>
              </w:r>
              <w:r w:rsidRPr="004B6F84">
                <w:rPr>
                  <w:sz w:val="16"/>
                  <w:szCs w:val="16"/>
                  <w:rPrChange w:id="620" w:author="Angelov, Ivelin" w:date="2017-07-05T13:04:00Z">
                    <w:rPr/>
                  </w:rPrChange>
                </w:rPr>
                <w:t>1stFlrSF</w:t>
              </w:r>
            </w:ins>
          </w:p>
        </w:tc>
        <w:tc>
          <w:tcPr>
            <w:tcW w:w="2338" w:type="dxa"/>
          </w:tcPr>
          <w:p w14:paraId="41CD51C1" w14:textId="77777777" w:rsidR="002575D6" w:rsidRDefault="00271761">
            <w:pPr>
              <w:jc w:val="center"/>
              <w:rPr>
                <w:ins w:id="621" w:author="Angelov, Ivelin" w:date="2017-07-05T13:05:00Z"/>
              </w:rPr>
              <w:pPrChange w:id="622" w:author="Angelov, Ivelin" w:date="2017-07-05T13:05:00Z">
                <w:pPr/>
              </w:pPrChange>
            </w:pPr>
            <w:ins w:id="623" w:author="Angelov, Ivelin" w:date="2017-07-05T13:05:00Z">
              <w:r>
                <w:rPr>
                  <w:noProof/>
                </w:rPr>
                <w:drawing>
                  <wp:inline distT="0" distB="0" distL="0" distR="0" wp14:anchorId="1E79353C" wp14:editId="50901047">
                    <wp:extent cx="1159799" cy="870252"/>
                    <wp:effectExtent l="0" t="0" r="8890" b="0"/>
                    <wp:docPr id="16" name="Picture 1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8578" cy="884343"/>
                            </a:xfrm>
                            <a:prstGeom prst="rect">
                              <a:avLst/>
                            </a:prstGeom>
                            <a:noFill/>
                            <a:ln>
                              <a:noFill/>
                            </a:ln>
                          </pic:spPr>
                        </pic:pic>
                      </a:graphicData>
                    </a:graphic>
                  </wp:inline>
                </w:drawing>
              </w:r>
            </w:ins>
          </w:p>
          <w:p w14:paraId="24FFB6C3" w14:textId="01842BD7" w:rsidR="00271761" w:rsidRDefault="00271761">
            <w:pPr>
              <w:jc w:val="center"/>
              <w:rPr>
                <w:ins w:id="624" w:author="Angelov, Ivelin" w:date="2017-07-05T12:50:00Z"/>
              </w:rPr>
              <w:pPrChange w:id="625" w:author="Angelov, Ivelin" w:date="2017-07-05T13:05:00Z">
                <w:pPr/>
              </w:pPrChange>
            </w:pPr>
            <w:ins w:id="626" w:author="Angelov, Ivelin" w:date="2017-07-05T13:05:00Z">
              <w:r w:rsidRPr="00271761">
                <w:t>_</w:t>
              </w:r>
              <w:r w:rsidRPr="00271761">
                <w:rPr>
                  <w:sz w:val="16"/>
                  <w:szCs w:val="16"/>
                  <w:rPrChange w:id="627" w:author="Angelov, Ivelin" w:date="2017-07-05T13:05:00Z">
                    <w:rPr/>
                  </w:rPrChange>
                </w:rPr>
                <w:t>2ndFlrSF</w:t>
              </w:r>
            </w:ins>
          </w:p>
        </w:tc>
        <w:tc>
          <w:tcPr>
            <w:tcW w:w="2338" w:type="dxa"/>
          </w:tcPr>
          <w:p w14:paraId="0AF6C88B" w14:textId="77777777" w:rsidR="002575D6" w:rsidRDefault="00E247F9">
            <w:pPr>
              <w:jc w:val="center"/>
              <w:rPr>
                <w:ins w:id="628" w:author="Angelov, Ivelin" w:date="2017-07-05T13:06:00Z"/>
              </w:rPr>
              <w:pPrChange w:id="629" w:author="Angelov, Ivelin" w:date="2017-07-05T13:06:00Z">
                <w:pPr/>
              </w:pPrChange>
            </w:pPr>
            <w:ins w:id="630" w:author="Angelov, Ivelin" w:date="2017-07-05T13:06:00Z">
              <w:r>
                <w:rPr>
                  <w:noProof/>
                </w:rPr>
                <w:drawing>
                  <wp:inline distT="0" distB="0" distL="0" distR="0" wp14:anchorId="221DC678" wp14:editId="1923BC2D">
                    <wp:extent cx="1152779" cy="864985"/>
                    <wp:effectExtent l="0" t="0" r="0" b="0"/>
                    <wp:docPr id="17" name="Picture 17"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nknow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9308" cy="869884"/>
                            </a:xfrm>
                            <a:prstGeom prst="rect">
                              <a:avLst/>
                            </a:prstGeom>
                            <a:noFill/>
                            <a:ln>
                              <a:noFill/>
                            </a:ln>
                          </pic:spPr>
                        </pic:pic>
                      </a:graphicData>
                    </a:graphic>
                  </wp:inline>
                </w:drawing>
              </w:r>
            </w:ins>
          </w:p>
          <w:p w14:paraId="01130FCA" w14:textId="091112BB" w:rsidR="00E247F9" w:rsidRPr="00E247F9" w:rsidRDefault="00E247F9">
            <w:pPr>
              <w:jc w:val="center"/>
              <w:rPr>
                <w:ins w:id="631" w:author="Angelov, Ivelin" w:date="2017-07-05T12:50:00Z"/>
                <w:sz w:val="16"/>
                <w:szCs w:val="16"/>
                <w:rPrChange w:id="632" w:author="Angelov, Ivelin" w:date="2017-07-05T13:06:00Z">
                  <w:rPr>
                    <w:ins w:id="633" w:author="Angelov, Ivelin" w:date="2017-07-05T12:50:00Z"/>
                  </w:rPr>
                </w:rPrChange>
              </w:rPr>
              <w:pPrChange w:id="634" w:author="Angelov, Ivelin" w:date="2017-07-05T13:06:00Z">
                <w:pPr/>
              </w:pPrChange>
            </w:pPr>
            <w:ins w:id="635" w:author="Angelov, Ivelin" w:date="2017-07-05T13:06:00Z">
              <w:r w:rsidRPr="00E247F9">
                <w:rPr>
                  <w:sz w:val="16"/>
                  <w:szCs w:val="16"/>
                  <w:rPrChange w:id="636" w:author="Angelov, Ivelin" w:date="2017-07-05T13:06:00Z">
                    <w:rPr/>
                  </w:rPrChange>
                </w:rPr>
                <w:t>LowQualFinSF</w:t>
              </w:r>
            </w:ins>
            <w:ins w:id="637" w:author="Angelov, Ivelin" w:date="2017-07-05T13:07:00Z">
              <w:r w:rsidR="00874422">
                <w:rPr>
                  <w:sz w:val="16"/>
                  <w:szCs w:val="16"/>
                </w:rPr>
                <w:t xml:space="preserve"> </w:t>
              </w:r>
            </w:ins>
            <w:ins w:id="638" w:author="Angelov, Ivelin" w:date="2017-07-05T13:06:00Z">
              <w:r>
                <w:rPr>
                  <w:sz w:val="16"/>
                  <w:szCs w:val="16"/>
                </w:rPr>
                <w:t>(</w:t>
              </w:r>
              <w:r w:rsidR="00AA25D6">
                <w:rPr>
                  <w:sz w:val="16"/>
                  <w:szCs w:val="16"/>
                </w:rPr>
                <w:t>not li</w:t>
              </w:r>
              <w:r>
                <w:rPr>
                  <w:sz w:val="16"/>
                  <w:szCs w:val="16"/>
                </w:rPr>
                <w:t>near)</w:t>
              </w:r>
            </w:ins>
          </w:p>
        </w:tc>
      </w:tr>
      <w:tr w:rsidR="000027ED" w14:paraId="153C481C" w14:textId="77777777" w:rsidTr="008A3977">
        <w:trPr>
          <w:ins w:id="639" w:author="Angelov, Ivelin" w:date="2017-07-05T12:50:00Z"/>
        </w:trPr>
        <w:tc>
          <w:tcPr>
            <w:tcW w:w="2337" w:type="dxa"/>
          </w:tcPr>
          <w:p w14:paraId="163CB708" w14:textId="77777777" w:rsidR="002575D6" w:rsidRDefault="00C8571B">
            <w:pPr>
              <w:jc w:val="center"/>
              <w:rPr>
                <w:ins w:id="640" w:author="Angelov, Ivelin" w:date="2017-07-05T13:07:00Z"/>
              </w:rPr>
              <w:pPrChange w:id="641" w:author="Angelov, Ivelin" w:date="2017-07-05T13:07:00Z">
                <w:pPr/>
              </w:pPrChange>
            </w:pPr>
            <w:ins w:id="642" w:author="Angelov, Ivelin" w:date="2017-07-05T13:07:00Z">
              <w:r>
                <w:rPr>
                  <w:noProof/>
                </w:rPr>
                <w:drawing>
                  <wp:inline distT="0" distB="0" distL="0" distR="0" wp14:anchorId="1F1829EE" wp14:editId="26B559A4">
                    <wp:extent cx="1217403" cy="913476"/>
                    <wp:effectExtent l="0" t="0" r="1905" b="1270"/>
                    <wp:docPr id="18" name="Picture 1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180" cy="928316"/>
                            </a:xfrm>
                            <a:prstGeom prst="rect">
                              <a:avLst/>
                            </a:prstGeom>
                            <a:noFill/>
                            <a:ln>
                              <a:noFill/>
                            </a:ln>
                          </pic:spPr>
                        </pic:pic>
                      </a:graphicData>
                    </a:graphic>
                  </wp:inline>
                </w:drawing>
              </w:r>
            </w:ins>
          </w:p>
          <w:p w14:paraId="75E8A57D" w14:textId="5ED47F7D" w:rsidR="00C8571B" w:rsidRPr="00C8571B" w:rsidRDefault="00C8571B">
            <w:pPr>
              <w:jc w:val="center"/>
              <w:rPr>
                <w:ins w:id="643" w:author="Angelov, Ivelin" w:date="2017-07-05T12:50:00Z"/>
                <w:sz w:val="16"/>
                <w:szCs w:val="16"/>
                <w:rPrChange w:id="644" w:author="Angelov, Ivelin" w:date="2017-07-05T13:08:00Z">
                  <w:rPr>
                    <w:ins w:id="645" w:author="Angelov, Ivelin" w:date="2017-07-05T12:50:00Z"/>
                  </w:rPr>
                </w:rPrChange>
              </w:rPr>
              <w:pPrChange w:id="646" w:author="Angelov, Ivelin" w:date="2017-07-05T13:07:00Z">
                <w:pPr/>
              </w:pPrChange>
            </w:pPr>
            <w:ins w:id="647" w:author="Angelov, Ivelin" w:date="2017-07-05T13:08:00Z">
              <w:r w:rsidRPr="00C8571B">
                <w:rPr>
                  <w:sz w:val="16"/>
                  <w:szCs w:val="16"/>
                  <w:rPrChange w:id="648" w:author="Angelov, Ivelin" w:date="2017-07-05T13:08:00Z">
                    <w:rPr/>
                  </w:rPrChange>
                </w:rPr>
                <w:t>GrLivArea</w:t>
              </w:r>
            </w:ins>
          </w:p>
        </w:tc>
        <w:tc>
          <w:tcPr>
            <w:tcW w:w="2337" w:type="dxa"/>
          </w:tcPr>
          <w:p w14:paraId="161A1D65" w14:textId="77777777" w:rsidR="002575D6" w:rsidRDefault="00997FF8">
            <w:pPr>
              <w:jc w:val="center"/>
              <w:rPr>
                <w:ins w:id="649" w:author="Angelov, Ivelin" w:date="2017-07-05T13:08:00Z"/>
              </w:rPr>
              <w:pPrChange w:id="650" w:author="Angelov, Ivelin" w:date="2017-07-05T13:08:00Z">
                <w:pPr/>
              </w:pPrChange>
            </w:pPr>
            <w:ins w:id="651" w:author="Angelov, Ivelin" w:date="2017-07-05T13:08:00Z">
              <w:r>
                <w:rPr>
                  <w:noProof/>
                </w:rPr>
                <w:drawing>
                  <wp:inline distT="0" distB="0" distL="0" distR="0" wp14:anchorId="2CAE17DA" wp14:editId="093A213F">
                    <wp:extent cx="1194435" cy="896241"/>
                    <wp:effectExtent l="0" t="0" r="0" b="0"/>
                    <wp:docPr id="19" name="Picture 19"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nknown-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690" cy="900934"/>
                            </a:xfrm>
                            <a:prstGeom prst="rect">
                              <a:avLst/>
                            </a:prstGeom>
                            <a:noFill/>
                            <a:ln>
                              <a:noFill/>
                            </a:ln>
                          </pic:spPr>
                        </pic:pic>
                      </a:graphicData>
                    </a:graphic>
                  </wp:inline>
                </w:drawing>
              </w:r>
            </w:ins>
          </w:p>
          <w:p w14:paraId="7921A172" w14:textId="5489C25B" w:rsidR="00997FF8" w:rsidRPr="00997FF8" w:rsidRDefault="00997FF8">
            <w:pPr>
              <w:jc w:val="center"/>
              <w:rPr>
                <w:ins w:id="652" w:author="Angelov, Ivelin" w:date="2017-07-05T12:50:00Z"/>
                <w:sz w:val="16"/>
                <w:szCs w:val="16"/>
                <w:rPrChange w:id="653" w:author="Angelov, Ivelin" w:date="2017-07-05T13:09:00Z">
                  <w:rPr>
                    <w:ins w:id="654" w:author="Angelov, Ivelin" w:date="2017-07-05T12:50:00Z"/>
                  </w:rPr>
                </w:rPrChange>
              </w:rPr>
              <w:pPrChange w:id="655" w:author="Angelov, Ivelin" w:date="2017-07-05T13:08:00Z">
                <w:pPr/>
              </w:pPrChange>
            </w:pPr>
            <w:ins w:id="656" w:author="Angelov, Ivelin" w:date="2017-07-05T13:09:00Z">
              <w:r w:rsidRPr="00997FF8">
                <w:rPr>
                  <w:sz w:val="16"/>
                  <w:szCs w:val="16"/>
                  <w:rPrChange w:id="657" w:author="Angelov, Ivelin" w:date="2017-07-05T13:09:00Z">
                    <w:rPr/>
                  </w:rPrChange>
                </w:rPr>
                <w:t>BsmtFullBath</w:t>
              </w:r>
            </w:ins>
          </w:p>
        </w:tc>
        <w:tc>
          <w:tcPr>
            <w:tcW w:w="2338" w:type="dxa"/>
          </w:tcPr>
          <w:p w14:paraId="04DBC262" w14:textId="77777777" w:rsidR="002575D6" w:rsidRDefault="00B06CF4">
            <w:pPr>
              <w:jc w:val="center"/>
              <w:rPr>
                <w:ins w:id="658" w:author="Angelov, Ivelin" w:date="2017-07-05T13:10:00Z"/>
              </w:rPr>
              <w:pPrChange w:id="659" w:author="Angelov, Ivelin" w:date="2017-07-05T13:10:00Z">
                <w:pPr/>
              </w:pPrChange>
            </w:pPr>
            <w:ins w:id="660" w:author="Angelov, Ivelin" w:date="2017-07-05T13:09:00Z">
              <w:r>
                <w:rPr>
                  <w:noProof/>
                </w:rPr>
                <w:drawing>
                  <wp:inline distT="0" distB="0" distL="0" distR="0" wp14:anchorId="12890584" wp14:editId="2C70F7B6">
                    <wp:extent cx="1145944" cy="859856"/>
                    <wp:effectExtent l="0" t="0" r="0" b="3810"/>
                    <wp:docPr id="20" name="Picture 2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9429" cy="869974"/>
                            </a:xfrm>
                            <a:prstGeom prst="rect">
                              <a:avLst/>
                            </a:prstGeom>
                            <a:noFill/>
                            <a:ln>
                              <a:noFill/>
                            </a:ln>
                          </pic:spPr>
                        </pic:pic>
                      </a:graphicData>
                    </a:graphic>
                  </wp:inline>
                </w:drawing>
              </w:r>
            </w:ins>
          </w:p>
          <w:p w14:paraId="1A3B8821" w14:textId="4637BBE3" w:rsidR="00B06CF4" w:rsidRPr="00AB078B" w:rsidRDefault="009E1FA6">
            <w:pPr>
              <w:jc w:val="center"/>
              <w:rPr>
                <w:ins w:id="661" w:author="Angelov, Ivelin" w:date="2017-07-05T12:50:00Z"/>
                <w:sz w:val="16"/>
                <w:szCs w:val="16"/>
                <w:rPrChange w:id="662" w:author="Angelov, Ivelin" w:date="2017-07-05T13:10:00Z">
                  <w:rPr>
                    <w:ins w:id="663" w:author="Angelov, Ivelin" w:date="2017-07-05T12:50:00Z"/>
                  </w:rPr>
                </w:rPrChange>
              </w:rPr>
              <w:pPrChange w:id="664" w:author="Angelov, Ivelin" w:date="2017-07-05T13:10:00Z">
                <w:pPr/>
              </w:pPrChange>
            </w:pPr>
            <w:ins w:id="665" w:author="Angelov, Ivelin" w:date="2017-07-05T13:10:00Z">
              <w:r w:rsidRPr="00AB078B">
                <w:rPr>
                  <w:sz w:val="16"/>
                  <w:szCs w:val="16"/>
                  <w:rPrChange w:id="666" w:author="Angelov, Ivelin" w:date="2017-07-05T13:10:00Z">
                    <w:rPr/>
                  </w:rPrChange>
                </w:rPr>
                <w:t>BsmtHalfBath (not linear)</w:t>
              </w:r>
            </w:ins>
          </w:p>
        </w:tc>
        <w:tc>
          <w:tcPr>
            <w:tcW w:w="2338" w:type="dxa"/>
          </w:tcPr>
          <w:p w14:paraId="52E3047A" w14:textId="77777777" w:rsidR="002575D6" w:rsidRDefault="006763C2">
            <w:pPr>
              <w:jc w:val="center"/>
              <w:rPr>
                <w:ins w:id="667" w:author="Angelov, Ivelin" w:date="2017-07-05T13:10:00Z"/>
              </w:rPr>
              <w:pPrChange w:id="668" w:author="Angelov, Ivelin" w:date="2017-07-05T13:10:00Z">
                <w:pPr/>
              </w:pPrChange>
            </w:pPr>
            <w:ins w:id="669" w:author="Angelov, Ivelin" w:date="2017-07-05T13:10:00Z">
              <w:r>
                <w:rPr>
                  <w:noProof/>
                </w:rPr>
                <w:drawing>
                  <wp:inline distT="0" distB="0" distL="0" distR="0" wp14:anchorId="60DD9108" wp14:editId="62F4580E">
                    <wp:extent cx="1232535" cy="924830"/>
                    <wp:effectExtent l="0" t="0" r="12065" b="0"/>
                    <wp:docPr id="21" name="Picture 2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7438" cy="928509"/>
                            </a:xfrm>
                            <a:prstGeom prst="rect">
                              <a:avLst/>
                            </a:prstGeom>
                            <a:noFill/>
                            <a:ln>
                              <a:noFill/>
                            </a:ln>
                          </pic:spPr>
                        </pic:pic>
                      </a:graphicData>
                    </a:graphic>
                  </wp:inline>
                </w:drawing>
              </w:r>
            </w:ins>
          </w:p>
          <w:p w14:paraId="78E21B3F" w14:textId="08429D84" w:rsidR="006763C2" w:rsidRPr="006763C2" w:rsidRDefault="006763C2">
            <w:pPr>
              <w:jc w:val="center"/>
              <w:rPr>
                <w:ins w:id="670" w:author="Angelov, Ivelin" w:date="2017-07-05T12:50:00Z"/>
                <w:sz w:val="16"/>
                <w:szCs w:val="16"/>
                <w:rPrChange w:id="671" w:author="Angelov, Ivelin" w:date="2017-07-05T13:11:00Z">
                  <w:rPr>
                    <w:ins w:id="672" w:author="Angelov, Ivelin" w:date="2017-07-05T12:50:00Z"/>
                  </w:rPr>
                </w:rPrChange>
              </w:rPr>
              <w:pPrChange w:id="673" w:author="Angelov, Ivelin" w:date="2017-07-05T13:10:00Z">
                <w:pPr/>
              </w:pPrChange>
            </w:pPr>
            <w:ins w:id="674" w:author="Angelov, Ivelin" w:date="2017-07-05T13:11:00Z">
              <w:r w:rsidRPr="006763C2">
                <w:rPr>
                  <w:sz w:val="16"/>
                  <w:szCs w:val="16"/>
                  <w:rPrChange w:id="675" w:author="Angelov, Ivelin" w:date="2017-07-05T13:11:00Z">
                    <w:rPr/>
                  </w:rPrChange>
                </w:rPr>
                <w:t>FullBath</w:t>
              </w:r>
            </w:ins>
          </w:p>
        </w:tc>
      </w:tr>
      <w:tr w:rsidR="000027ED" w14:paraId="3F9A4F27" w14:textId="77777777" w:rsidTr="008A3977">
        <w:trPr>
          <w:ins w:id="676" w:author="Angelov, Ivelin" w:date="2017-07-05T13:11:00Z"/>
        </w:trPr>
        <w:tc>
          <w:tcPr>
            <w:tcW w:w="2337" w:type="dxa"/>
          </w:tcPr>
          <w:p w14:paraId="33676B41" w14:textId="3C01355D" w:rsidR="00CB6523" w:rsidRDefault="00AC30E6" w:rsidP="00C8571B">
            <w:pPr>
              <w:jc w:val="center"/>
              <w:rPr>
                <w:ins w:id="677" w:author="Angelov, Ivelin" w:date="2017-07-05T13:11:00Z"/>
                <w:noProof/>
              </w:rPr>
            </w:pPr>
            <w:ins w:id="678" w:author="Angelov, Ivelin" w:date="2017-07-05T13:11:00Z">
              <w:r>
                <w:rPr>
                  <w:noProof/>
                </w:rPr>
                <w:drawing>
                  <wp:inline distT="0" distB="0" distL="0" distR="0" wp14:anchorId="1D5EAB0C" wp14:editId="156911BF">
                    <wp:extent cx="1212789" cy="910013"/>
                    <wp:effectExtent l="0" t="0" r="6985" b="4445"/>
                    <wp:docPr id="22" name="Picture 2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1071" cy="931235"/>
                            </a:xfrm>
                            <a:prstGeom prst="rect">
                              <a:avLst/>
                            </a:prstGeom>
                            <a:noFill/>
                            <a:ln>
                              <a:noFill/>
                            </a:ln>
                          </pic:spPr>
                        </pic:pic>
                      </a:graphicData>
                    </a:graphic>
                  </wp:inline>
                </w:drawing>
              </w:r>
            </w:ins>
          </w:p>
          <w:p w14:paraId="0ED3DA1E" w14:textId="738257A3" w:rsidR="00AC30E6" w:rsidRPr="00FA1190" w:rsidRDefault="00FA1190" w:rsidP="00C8571B">
            <w:pPr>
              <w:jc w:val="center"/>
              <w:rPr>
                <w:ins w:id="679" w:author="Angelov, Ivelin" w:date="2017-07-05T13:11:00Z"/>
                <w:noProof/>
                <w:sz w:val="16"/>
                <w:szCs w:val="16"/>
                <w:rPrChange w:id="680" w:author="Angelov, Ivelin" w:date="2017-07-05T13:11:00Z">
                  <w:rPr>
                    <w:ins w:id="681" w:author="Angelov, Ivelin" w:date="2017-07-05T13:11:00Z"/>
                    <w:noProof/>
                  </w:rPr>
                </w:rPrChange>
              </w:rPr>
            </w:pPr>
            <w:ins w:id="682" w:author="Angelov, Ivelin" w:date="2017-07-05T13:11:00Z">
              <w:r w:rsidRPr="00FA1190">
                <w:rPr>
                  <w:noProof/>
                  <w:sz w:val="16"/>
                  <w:szCs w:val="16"/>
                  <w:rPrChange w:id="683" w:author="Angelov, Ivelin" w:date="2017-07-05T13:11:00Z">
                    <w:rPr>
                      <w:noProof/>
                    </w:rPr>
                  </w:rPrChange>
                </w:rPr>
                <w:t>HalfBath</w:t>
              </w:r>
            </w:ins>
          </w:p>
        </w:tc>
        <w:tc>
          <w:tcPr>
            <w:tcW w:w="2337" w:type="dxa"/>
          </w:tcPr>
          <w:p w14:paraId="2FD067F0" w14:textId="77777777" w:rsidR="00CB6523" w:rsidRDefault="00B24217" w:rsidP="00997FF8">
            <w:pPr>
              <w:jc w:val="center"/>
              <w:rPr>
                <w:ins w:id="684" w:author="Angelov, Ivelin" w:date="2017-07-05T13:12:00Z"/>
                <w:noProof/>
              </w:rPr>
            </w:pPr>
            <w:ins w:id="685" w:author="Angelov, Ivelin" w:date="2017-07-05T13:12:00Z">
              <w:r>
                <w:rPr>
                  <w:noProof/>
                </w:rPr>
                <w:drawing>
                  <wp:inline distT="0" distB="0" distL="0" distR="0" wp14:anchorId="04B54239" wp14:editId="6C8B1C7A">
                    <wp:extent cx="1194435" cy="896241"/>
                    <wp:effectExtent l="0" t="0" r="0" b="0"/>
                    <wp:docPr id="23" name="Picture 23"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Unknown-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2235" cy="917101"/>
                            </a:xfrm>
                            <a:prstGeom prst="rect">
                              <a:avLst/>
                            </a:prstGeom>
                            <a:noFill/>
                            <a:ln>
                              <a:noFill/>
                            </a:ln>
                          </pic:spPr>
                        </pic:pic>
                      </a:graphicData>
                    </a:graphic>
                  </wp:inline>
                </w:drawing>
              </w:r>
            </w:ins>
          </w:p>
          <w:p w14:paraId="706357C9" w14:textId="13C7AF58" w:rsidR="00B24217" w:rsidRPr="0045099E" w:rsidRDefault="0045099E" w:rsidP="00997FF8">
            <w:pPr>
              <w:jc w:val="center"/>
              <w:rPr>
                <w:ins w:id="686" w:author="Angelov, Ivelin" w:date="2017-07-05T13:11:00Z"/>
                <w:noProof/>
                <w:sz w:val="16"/>
                <w:szCs w:val="16"/>
                <w:rPrChange w:id="687" w:author="Angelov, Ivelin" w:date="2017-07-05T13:12:00Z">
                  <w:rPr>
                    <w:ins w:id="688" w:author="Angelov, Ivelin" w:date="2017-07-05T13:11:00Z"/>
                    <w:noProof/>
                  </w:rPr>
                </w:rPrChange>
              </w:rPr>
            </w:pPr>
            <w:ins w:id="689" w:author="Angelov, Ivelin" w:date="2017-07-05T13:12:00Z">
              <w:r w:rsidRPr="0045099E">
                <w:rPr>
                  <w:noProof/>
                  <w:sz w:val="16"/>
                  <w:szCs w:val="16"/>
                  <w:rPrChange w:id="690" w:author="Angelov, Ivelin" w:date="2017-07-05T13:12:00Z">
                    <w:rPr>
                      <w:noProof/>
                    </w:rPr>
                  </w:rPrChange>
                </w:rPr>
                <w:t>BedroomAbvGr</w:t>
              </w:r>
            </w:ins>
          </w:p>
        </w:tc>
        <w:tc>
          <w:tcPr>
            <w:tcW w:w="2338" w:type="dxa"/>
          </w:tcPr>
          <w:p w14:paraId="078B3D8F" w14:textId="77777777" w:rsidR="00CB6523" w:rsidRDefault="00F628DD" w:rsidP="00B06CF4">
            <w:pPr>
              <w:jc w:val="center"/>
              <w:rPr>
                <w:ins w:id="691" w:author="Angelov, Ivelin" w:date="2017-07-05T13:13:00Z"/>
                <w:noProof/>
              </w:rPr>
            </w:pPr>
            <w:ins w:id="692" w:author="Angelov, Ivelin" w:date="2017-07-05T13:12:00Z">
              <w:r>
                <w:rPr>
                  <w:noProof/>
                </w:rPr>
                <w:drawing>
                  <wp:inline distT="0" distB="0" distL="0" distR="0" wp14:anchorId="306DA973" wp14:editId="44FF0C64">
                    <wp:extent cx="1180580" cy="885845"/>
                    <wp:effectExtent l="0" t="0" r="0" b="3175"/>
                    <wp:docPr id="24" name="Picture 24"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Unknown-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1237" cy="893841"/>
                            </a:xfrm>
                            <a:prstGeom prst="rect">
                              <a:avLst/>
                            </a:prstGeom>
                            <a:noFill/>
                            <a:ln>
                              <a:noFill/>
                            </a:ln>
                          </pic:spPr>
                        </pic:pic>
                      </a:graphicData>
                    </a:graphic>
                  </wp:inline>
                </w:drawing>
              </w:r>
            </w:ins>
          </w:p>
          <w:p w14:paraId="2E2B9E46" w14:textId="76A53C3E" w:rsidR="00F628DD" w:rsidRPr="00F628DD" w:rsidRDefault="00F628DD" w:rsidP="00B06CF4">
            <w:pPr>
              <w:jc w:val="center"/>
              <w:rPr>
                <w:ins w:id="693" w:author="Angelov, Ivelin" w:date="2017-07-05T13:11:00Z"/>
                <w:noProof/>
                <w:sz w:val="16"/>
                <w:szCs w:val="16"/>
                <w:rPrChange w:id="694" w:author="Angelov, Ivelin" w:date="2017-07-05T13:13:00Z">
                  <w:rPr>
                    <w:ins w:id="695" w:author="Angelov, Ivelin" w:date="2017-07-05T13:11:00Z"/>
                    <w:noProof/>
                  </w:rPr>
                </w:rPrChange>
              </w:rPr>
            </w:pPr>
            <w:ins w:id="696" w:author="Angelov, Ivelin" w:date="2017-07-05T13:13:00Z">
              <w:r w:rsidRPr="00F628DD">
                <w:rPr>
                  <w:noProof/>
                  <w:sz w:val="16"/>
                  <w:szCs w:val="16"/>
                  <w:rPrChange w:id="697" w:author="Angelov, Ivelin" w:date="2017-07-05T13:13:00Z">
                    <w:rPr>
                      <w:noProof/>
                    </w:rPr>
                  </w:rPrChange>
                </w:rPr>
                <w:t>KitchenAbvGr</w:t>
              </w:r>
              <w:r>
                <w:rPr>
                  <w:noProof/>
                  <w:sz w:val="16"/>
                  <w:szCs w:val="16"/>
                </w:rPr>
                <w:t xml:space="preserve"> (not linear)</w:t>
              </w:r>
            </w:ins>
          </w:p>
        </w:tc>
        <w:tc>
          <w:tcPr>
            <w:tcW w:w="2338" w:type="dxa"/>
          </w:tcPr>
          <w:p w14:paraId="6263850C" w14:textId="77777777" w:rsidR="00CB6523" w:rsidRDefault="008A694B" w:rsidP="006763C2">
            <w:pPr>
              <w:jc w:val="center"/>
              <w:rPr>
                <w:ins w:id="698" w:author="Angelov, Ivelin" w:date="2017-07-05T13:14:00Z"/>
                <w:noProof/>
              </w:rPr>
            </w:pPr>
            <w:ins w:id="699" w:author="Angelov, Ivelin" w:date="2017-07-05T13:14:00Z">
              <w:r>
                <w:rPr>
                  <w:noProof/>
                </w:rPr>
                <w:drawing>
                  <wp:inline distT="0" distB="0" distL="0" distR="0" wp14:anchorId="2BA7501D" wp14:editId="4590E30F">
                    <wp:extent cx="1148162" cy="861522"/>
                    <wp:effectExtent l="0" t="0" r="0" b="2540"/>
                    <wp:docPr id="25" name="Picture 2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Unkn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146" cy="887772"/>
                            </a:xfrm>
                            <a:prstGeom prst="rect">
                              <a:avLst/>
                            </a:prstGeom>
                            <a:noFill/>
                            <a:ln>
                              <a:noFill/>
                            </a:ln>
                          </pic:spPr>
                        </pic:pic>
                      </a:graphicData>
                    </a:graphic>
                  </wp:inline>
                </w:drawing>
              </w:r>
            </w:ins>
          </w:p>
          <w:p w14:paraId="5A63BEC4" w14:textId="01DFAD8D" w:rsidR="008A694B" w:rsidRPr="008A694B" w:rsidRDefault="008A694B" w:rsidP="006763C2">
            <w:pPr>
              <w:jc w:val="center"/>
              <w:rPr>
                <w:ins w:id="700" w:author="Angelov, Ivelin" w:date="2017-07-05T13:11:00Z"/>
                <w:noProof/>
                <w:sz w:val="16"/>
                <w:szCs w:val="16"/>
                <w:rPrChange w:id="701" w:author="Angelov, Ivelin" w:date="2017-07-05T13:14:00Z">
                  <w:rPr>
                    <w:ins w:id="702" w:author="Angelov, Ivelin" w:date="2017-07-05T13:11:00Z"/>
                    <w:noProof/>
                  </w:rPr>
                </w:rPrChange>
              </w:rPr>
            </w:pPr>
            <w:ins w:id="703" w:author="Angelov, Ivelin" w:date="2017-07-05T13:14:00Z">
              <w:r w:rsidRPr="008A694B">
                <w:rPr>
                  <w:noProof/>
                  <w:sz w:val="16"/>
                  <w:szCs w:val="16"/>
                  <w:rPrChange w:id="704" w:author="Angelov, Ivelin" w:date="2017-07-05T13:14:00Z">
                    <w:rPr>
                      <w:noProof/>
                    </w:rPr>
                  </w:rPrChange>
                </w:rPr>
                <w:t>TotRmsAbvGrd</w:t>
              </w:r>
            </w:ins>
          </w:p>
        </w:tc>
      </w:tr>
      <w:tr w:rsidR="000027ED" w14:paraId="603A4608" w14:textId="77777777" w:rsidTr="008A3977">
        <w:trPr>
          <w:ins w:id="705" w:author="Angelov, Ivelin" w:date="2017-07-05T13:14:00Z"/>
        </w:trPr>
        <w:tc>
          <w:tcPr>
            <w:tcW w:w="2337" w:type="dxa"/>
          </w:tcPr>
          <w:p w14:paraId="4BF25F18" w14:textId="20666103" w:rsidR="008A694B" w:rsidRDefault="001C0E56" w:rsidP="00C8571B">
            <w:pPr>
              <w:jc w:val="center"/>
              <w:rPr>
                <w:ins w:id="706" w:author="Angelov, Ivelin" w:date="2017-07-05T13:15:00Z"/>
                <w:noProof/>
              </w:rPr>
            </w:pPr>
            <w:ins w:id="707" w:author="Angelov, Ivelin" w:date="2017-07-05T13:15:00Z">
              <w:r>
                <w:rPr>
                  <w:noProof/>
                </w:rPr>
                <w:drawing>
                  <wp:inline distT="0" distB="0" distL="0" distR="0" wp14:anchorId="5196C732" wp14:editId="12A4612C">
                    <wp:extent cx="1212789" cy="910013"/>
                    <wp:effectExtent l="0" t="0" r="6985" b="4445"/>
                    <wp:docPr id="26" name="Picture 2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Unknow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9076" cy="922234"/>
                            </a:xfrm>
                            <a:prstGeom prst="rect">
                              <a:avLst/>
                            </a:prstGeom>
                            <a:noFill/>
                            <a:ln>
                              <a:noFill/>
                            </a:ln>
                          </pic:spPr>
                        </pic:pic>
                      </a:graphicData>
                    </a:graphic>
                  </wp:inline>
                </w:drawing>
              </w:r>
            </w:ins>
          </w:p>
          <w:p w14:paraId="07DB4429" w14:textId="4C9439C1" w:rsidR="001C0E56" w:rsidRPr="001C0E56" w:rsidRDefault="001C0E56" w:rsidP="00C8571B">
            <w:pPr>
              <w:jc w:val="center"/>
              <w:rPr>
                <w:ins w:id="708" w:author="Angelov, Ivelin" w:date="2017-07-05T13:14:00Z"/>
                <w:noProof/>
                <w:sz w:val="16"/>
                <w:szCs w:val="16"/>
                <w:rPrChange w:id="709" w:author="Angelov, Ivelin" w:date="2017-07-05T13:15:00Z">
                  <w:rPr>
                    <w:ins w:id="710" w:author="Angelov, Ivelin" w:date="2017-07-05T13:14:00Z"/>
                    <w:noProof/>
                  </w:rPr>
                </w:rPrChange>
              </w:rPr>
            </w:pPr>
            <w:ins w:id="711" w:author="Angelov, Ivelin" w:date="2017-07-05T13:15:00Z">
              <w:r w:rsidRPr="001C0E56">
                <w:rPr>
                  <w:noProof/>
                  <w:sz w:val="16"/>
                  <w:szCs w:val="16"/>
                  <w:rPrChange w:id="712" w:author="Angelov, Ivelin" w:date="2017-07-05T13:15:00Z">
                    <w:rPr>
                      <w:noProof/>
                    </w:rPr>
                  </w:rPrChange>
                </w:rPr>
                <w:t>Fireplaces</w:t>
              </w:r>
            </w:ins>
          </w:p>
        </w:tc>
        <w:tc>
          <w:tcPr>
            <w:tcW w:w="2337" w:type="dxa"/>
          </w:tcPr>
          <w:p w14:paraId="399443B2" w14:textId="77777777" w:rsidR="008A694B" w:rsidRDefault="00811792" w:rsidP="00997FF8">
            <w:pPr>
              <w:jc w:val="center"/>
              <w:rPr>
                <w:ins w:id="713" w:author="Angelov, Ivelin" w:date="2017-07-05T13:15:00Z"/>
                <w:noProof/>
              </w:rPr>
            </w:pPr>
            <w:ins w:id="714" w:author="Angelov, Ivelin" w:date="2017-07-05T13:15:00Z">
              <w:r>
                <w:rPr>
                  <w:noProof/>
                </w:rPr>
                <w:drawing>
                  <wp:inline distT="0" distB="0" distL="0" distR="0" wp14:anchorId="62D62403" wp14:editId="4B9F4E86">
                    <wp:extent cx="1212789" cy="910013"/>
                    <wp:effectExtent l="0" t="0" r="6985" b="4445"/>
                    <wp:docPr id="27" name="Picture 2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9795" cy="922773"/>
                            </a:xfrm>
                            <a:prstGeom prst="rect">
                              <a:avLst/>
                            </a:prstGeom>
                            <a:noFill/>
                            <a:ln>
                              <a:noFill/>
                            </a:ln>
                          </pic:spPr>
                        </pic:pic>
                      </a:graphicData>
                    </a:graphic>
                  </wp:inline>
                </w:drawing>
              </w:r>
            </w:ins>
          </w:p>
          <w:p w14:paraId="01D29165" w14:textId="48F51008" w:rsidR="00811792" w:rsidRPr="00811792" w:rsidRDefault="00811792" w:rsidP="00997FF8">
            <w:pPr>
              <w:jc w:val="center"/>
              <w:rPr>
                <w:ins w:id="715" w:author="Angelov, Ivelin" w:date="2017-07-05T13:14:00Z"/>
                <w:noProof/>
                <w:sz w:val="16"/>
                <w:szCs w:val="16"/>
                <w:rPrChange w:id="716" w:author="Angelov, Ivelin" w:date="2017-07-05T13:16:00Z">
                  <w:rPr>
                    <w:ins w:id="717" w:author="Angelov, Ivelin" w:date="2017-07-05T13:14:00Z"/>
                    <w:noProof/>
                  </w:rPr>
                </w:rPrChange>
              </w:rPr>
            </w:pPr>
            <w:ins w:id="718" w:author="Angelov, Ivelin" w:date="2017-07-05T13:16:00Z">
              <w:r w:rsidRPr="00811792">
                <w:rPr>
                  <w:noProof/>
                  <w:sz w:val="16"/>
                  <w:szCs w:val="16"/>
                  <w:rPrChange w:id="719" w:author="Angelov, Ivelin" w:date="2017-07-05T13:16:00Z">
                    <w:rPr>
                      <w:noProof/>
                    </w:rPr>
                  </w:rPrChange>
                </w:rPr>
                <w:t>GarageCars</w:t>
              </w:r>
            </w:ins>
          </w:p>
        </w:tc>
        <w:tc>
          <w:tcPr>
            <w:tcW w:w="2338" w:type="dxa"/>
          </w:tcPr>
          <w:p w14:paraId="6EE371D1" w14:textId="77777777" w:rsidR="008A694B" w:rsidRDefault="00AA282A" w:rsidP="00B06CF4">
            <w:pPr>
              <w:jc w:val="center"/>
              <w:rPr>
                <w:ins w:id="720" w:author="Angelov, Ivelin" w:date="2017-07-05T13:16:00Z"/>
                <w:noProof/>
              </w:rPr>
            </w:pPr>
            <w:ins w:id="721" w:author="Angelov, Ivelin" w:date="2017-07-05T13:16:00Z">
              <w:r>
                <w:rPr>
                  <w:noProof/>
                </w:rPr>
                <w:drawing>
                  <wp:inline distT="0" distB="0" distL="0" distR="0" wp14:anchorId="3C3ECE30" wp14:editId="27C94186">
                    <wp:extent cx="1240485" cy="930795"/>
                    <wp:effectExtent l="0" t="0" r="4445" b="9525"/>
                    <wp:docPr id="28" name="Picture 28"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Unknow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9874" cy="960351"/>
                            </a:xfrm>
                            <a:prstGeom prst="rect">
                              <a:avLst/>
                            </a:prstGeom>
                            <a:noFill/>
                            <a:ln>
                              <a:noFill/>
                            </a:ln>
                          </pic:spPr>
                        </pic:pic>
                      </a:graphicData>
                    </a:graphic>
                  </wp:inline>
                </w:drawing>
              </w:r>
            </w:ins>
          </w:p>
          <w:p w14:paraId="06208186" w14:textId="3C28766D" w:rsidR="00AA282A" w:rsidRPr="00AA282A" w:rsidRDefault="00AA282A" w:rsidP="00B06CF4">
            <w:pPr>
              <w:jc w:val="center"/>
              <w:rPr>
                <w:ins w:id="722" w:author="Angelov, Ivelin" w:date="2017-07-05T13:14:00Z"/>
                <w:noProof/>
                <w:sz w:val="16"/>
                <w:szCs w:val="16"/>
                <w:rPrChange w:id="723" w:author="Angelov, Ivelin" w:date="2017-07-05T13:16:00Z">
                  <w:rPr>
                    <w:ins w:id="724" w:author="Angelov, Ivelin" w:date="2017-07-05T13:14:00Z"/>
                    <w:noProof/>
                  </w:rPr>
                </w:rPrChange>
              </w:rPr>
            </w:pPr>
            <w:ins w:id="725" w:author="Angelov, Ivelin" w:date="2017-07-05T13:16:00Z">
              <w:r w:rsidRPr="00AA282A">
                <w:rPr>
                  <w:noProof/>
                  <w:sz w:val="16"/>
                  <w:szCs w:val="16"/>
                  <w:rPrChange w:id="726" w:author="Angelov, Ivelin" w:date="2017-07-05T13:16:00Z">
                    <w:rPr>
                      <w:noProof/>
                    </w:rPr>
                  </w:rPrChange>
                </w:rPr>
                <w:t>GarageArea</w:t>
              </w:r>
            </w:ins>
          </w:p>
        </w:tc>
        <w:tc>
          <w:tcPr>
            <w:tcW w:w="2338" w:type="dxa"/>
          </w:tcPr>
          <w:p w14:paraId="7B1E0344" w14:textId="77777777" w:rsidR="008A694B" w:rsidRDefault="00030678" w:rsidP="006763C2">
            <w:pPr>
              <w:jc w:val="center"/>
              <w:rPr>
                <w:ins w:id="727" w:author="Angelov, Ivelin" w:date="2017-07-05T13:17:00Z"/>
                <w:noProof/>
              </w:rPr>
            </w:pPr>
            <w:ins w:id="728" w:author="Angelov, Ivelin" w:date="2017-07-05T13:17:00Z">
              <w:r>
                <w:rPr>
                  <w:noProof/>
                </w:rPr>
                <w:drawing>
                  <wp:inline distT="0" distB="0" distL="0" distR="0" wp14:anchorId="2BCA8A39" wp14:editId="14256EF2">
                    <wp:extent cx="1212789" cy="910013"/>
                    <wp:effectExtent l="0" t="0" r="6985" b="4445"/>
                    <wp:docPr id="29" name="Picture 2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2127" cy="917020"/>
                            </a:xfrm>
                            <a:prstGeom prst="rect">
                              <a:avLst/>
                            </a:prstGeom>
                            <a:noFill/>
                            <a:ln>
                              <a:noFill/>
                            </a:ln>
                          </pic:spPr>
                        </pic:pic>
                      </a:graphicData>
                    </a:graphic>
                  </wp:inline>
                </w:drawing>
              </w:r>
            </w:ins>
          </w:p>
          <w:p w14:paraId="28159D24" w14:textId="2BA0DB69" w:rsidR="00030678" w:rsidRPr="00030678" w:rsidRDefault="00030678" w:rsidP="006763C2">
            <w:pPr>
              <w:jc w:val="center"/>
              <w:rPr>
                <w:ins w:id="729" w:author="Angelov, Ivelin" w:date="2017-07-05T13:14:00Z"/>
                <w:noProof/>
                <w:sz w:val="16"/>
                <w:szCs w:val="16"/>
                <w:rPrChange w:id="730" w:author="Angelov, Ivelin" w:date="2017-07-05T13:17:00Z">
                  <w:rPr>
                    <w:ins w:id="731" w:author="Angelov, Ivelin" w:date="2017-07-05T13:14:00Z"/>
                    <w:noProof/>
                  </w:rPr>
                </w:rPrChange>
              </w:rPr>
            </w:pPr>
            <w:ins w:id="732" w:author="Angelov, Ivelin" w:date="2017-07-05T13:17:00Z">
              <w:r w:rsidRPr="00030678">
                <w:rPr>
                  <w:noProof/>
                  <w:sz w:val="16"/>
                  <w:szCs w:val="16"/>
                  <w:rPrChange w:id="733" w:author="Angelov, Ivelin" w:date="2017-07-05T13:17:00Z">
                    <w:rPr>
                      <w:noProof/>
                    </w:rPr>
                  </w:rPrChange>
                </w:rPr>
                <w:t>WoodDeckSF</w:t>
              </w:r>
            </w:ins>
          </w:p>
        </w:tc>
      </w:tr>
      <w:tr w:rsidR="000027ED" w14:paraId="2819739D" w14:textId="77777777" w:rsidTr="008A3977">
        <w:trPr>
          <w:ins w:id="734" w:author="Angelov, Ivelin" w:date="2017-07-05T13:17:00Z"/>
        </w:trPr>
        <w:tc>
          <w:tcPr>
            <w:tcW w:w="2337" w:type="dxa"/>
          </w:tcPr>
          <w:p w14:paraId="7136BFA1" w14:textId="0A1C72CF" w:rsidR="00F149E8" w:rsidRDefault="00AF4FE6" w:rsidP="00C8571B">
            <w:pPr>
              <w:jc w:val="center"/>
              <w:rPr>
                <w:ins w:id="735" w:author="Angelov, Ivelin" w:date="2017-07-05T13:18:00Z"/>
                <w:noProof/>
              </w:rPr>
            </w:pPr>
            <w:ins w:id="736" w:author="Angelov, Ivelin" w:date="2017-07-05T13:18:00Z">
              <w:r>
                <w:rPr>
                  <w:noProof/>
                </w:rPr>
                <w:drawing>
                  <wp:inline distT="0" distB="0" distL="0" distR="0" wp14:anchorId="27EC9DF8" wp14:editId="006D3736">
                    <wp:extent cx="1152780" cy="864985"/>
                    <wp:effectExtent l="0" t="0" r="0" b="0"/>
                    <wp:docPr id="30" name="Picture 30"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Unknow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5261" cy="874350"/>
                            </a:xfrm>
                            <a:prstGeom prst="rect">
                              <a:avLst/>
                            </a:prstGeom>
                            <a:noFill/>
                            <a:ln>
                              <a:noFill/>
                            </a:ln>
                          </pic:spPr>
                        </pic:pic>
                      </a:graphicData>
                    </a:graphic>
                  </wp:inline>
                </w:drawing>
              </w:r>
            </w:ins>
          </w:p>
          <w:p w14:paraId="24FBAC75" w14:textId="672B4C47" w:rsidR="00AF4FE6" w:rsidRPr="00AF4FE6" w:rsidRDefault="00AF4FE6" w:rsidP="00C8571B">
            <w:pPr>
              <w:jc w:val="center"/>
              <w:rPr>
                <w:ins w:id="737" w:author="Angelov, Ivelin" w:date="2017-07-05T13:17:00Z"/>
                <w:noProof/>
                <w:sz w:val="16"/>
                <w:szCs w:val="16"/>
                <w:rPrChange w:id="738" w:author="Angelov, Ivelin" w:date="2017-07-05T13:18:00Z">
                  <w:rPr>
                    <w:ins w:id="739" w:author="Angelov, Ivelin" w:date="2017-07-05T13:17:00Z"/>
                    <w:noProof/>
                  </w:rPr>
                </w:rPrChange>
              </w:rPr>
            </w:pPr>
            <w:ins w:id="740" w:author="Angelov, Ivelin" w:date="2017-07-05T13:18:00Z">
              <w:r w:rsidRPr="00AF4FE6">
                <w:rPr>
                  <w:noProof/>
                  <w:sz w:val="16"/>
                  <w:szCs w:val="16"/>
                  <w:rPrChange w:id="741" w:author="Angelov, Ivelin" w:date="2017-07-05T13:18:00Z">
                    <w:rPr>
                      <w:noProof/>
                    </w:rPr>
                  </w:rPrChange>
                </w:rPr>
                <w:t>OpenPorchSF</w:t>
              </w:r>
              <w:r>
                <w:rPr>
                  <w:noProof/>
                  <w:sz w:val="16"/>
                  <w:szCs w:val="16"/>
                </w:rPr>
                <w:t xml:space="preserve"> (not linear)</w:t>
              </w:r>
            </w:ins>
          </w:p>
        </w:tc>
        <w:tc>
          <w:tcPr>
            <w:tcW w:w="2337" w:type="dxa"/>
          </w:tcPr>
          <w:p w14:paraId="46252DDE" w14:textId="77777777" w:rsidR="00F149E8" w:rsidRDefault="00371487" w:rsidP="00997FF8">
            <w:pPr>
              <w:jc w:val="center"/>
              <w:rPr>
                <w:ins w:id="742" w:author="Angelov, Ivelin" w:date="2017-07-05T13:19:00Z"/>
                <w:noProof/>
              </w:rPr>
            </w:pPr>
            <w:ins w:id="743" w:author="Angelov, Ivelin" w:date="2017-07-05T13:19:00Z">
              <w:r>
                <w:rPr>
                  <w:noProof/>
                </w:rPr>
                <w:drawing>
                  <wp:inline distT="0" distB="0" distL="0" distR="0" wp14:anchorId="16E0CE4A" wp14:editId="2F6B6597">
                    <wp:extent cx="1212788" cy="910013"/>
                    <wp:effectExtent l="0" t="0" r="6985" b="4445"/>
                    <wp:docPr id="31" name="Picture 3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0520" cy="938325"/>
                            </a:xfrm>
                            <a:prstGeom prst="rect">
                              <a:avLst/>
                            </a:prstGeom>
                            <a:noFill/>
                            <a:ln>
                              <a:noFill/>
                            </a:ln>
                          </pic:spPr>
                        </pic:pic>
                      </a:graphicData>
                    </a:graphic>
                  </wp:inline>
                </w:drawing>
              </w:r>
            </w:ins>
          </w:p>
          <w:p w14:paraId="6613BAFA" w14:textId="60D201DF" w:rsidR="00371487" w:rsidRPr="00371487" w:rsidRDefault="00371487" w:rsidP="00997FF8">
            <w:pPr>
              <w:jc w:val="center"/>
              <w:rPr>
                <w:ins w:id="744" w:author="Angelov, Ivelin" w:date="2017-07-05T13:17:00Z"/>
                <w:noProof/>
                <w:sz w:val="16"/>
                <w:szCs w:val="16"/>
                <w:rPrChange w:id="745" w:author="Angelov, Ivelin" w:date="2017-07-05T13:19:00Z">
                  <w:rPr>
                    <w:ins w:id="746" w:author="Angelov, Ivelin" w:date="2017-07-05T13:17:00Z"/>
                    <w:noProof/>
                  </w:rPr>
                </w:rPrChange>
              </w:rPr>
            </w:pPr>
            <w:ins w:id="747" w:author="Angelov, Ivelin" w:date="2017-07-05T13:19:00Z">
              <w:r w:rsidRPr="00371487">
                <w:rPr>
                  <w:noProof/>
                  <w:sz w:val="16"/>
                  <w:szCs w:val="16"/>
                </w:rPr>
                <w:t>EnclosedPorch</w:t>
              </w:r>
              <w:r>
                <w:rPr>
                  <w:noProof/>
                  <w:sz w:val="16"/>
                  <w:szCs w:val="16"/>
                </w:rPr>
                <w:t xml:space="preserve"> (</w:t>
              </w:r>
            </w:ins>
            <w:ins w:id="748" w:author="Angelov, Ivelin" w:date="2017-07-05T13:20:00Z">
              <w:r>
                <w:rPr>
                  <w:noProof/>
                  <w:sz w:val="16"/>
                  <w:szCs w:val="16"/>
                </w:rPr>
                <w:t>not linear</w:t>
              </w:r>
            </w:ins>
            <w:ins w:id="749" w:author="Angelov, Ivelin" w:date="2017-07-05T13:19:00Z">
              <w:r>
                <w:rPr>
                  <w:noProof/>
                  <w:sz w:val="16"/>
                  <w:szCs w:val="16"/>
                </w:rPr>
                <w:t>)</w:t>
              </w:r>
            </w:ins>
          </w:p>
        </w:tc>
        <w:tc>
          <w:tcPr>
            <w:tcW w:w="2338" w:type="dxa"/>
          </w:tcPr>
          <w:p w14:paraId="7E4CCB96" w14:textId="77777777" w:rsidR="00F149E8" w:rsidRDefault="008A3977" w:rsidP="00B06CF4">
            <w:pPr>
              <w:jc w:val="center"/>
              <w:rPr>
                <w:ins w:id="750" w:author="Angelov, Ivelin" w:date="2017-07-05T13:20:00Z"/>
                <w:noProof/>
              </w:rPr>
            </w:pPr>
            <w:ins w:id="751" w:author="Angelov, Ivelin" w:date="2017-07-05T13:20:00Z">
              <w:r>
                <w:rPr>
                  <w:noProof/>
                </w:rPr>
                <w:drawing>
                  <wp:inline distT="0" distB="0" distL="0" distR="0" wp14:anchorId="17AC0914" wp14:editId="767B9695">
                    <wp:extent cx="1235999" cy="927429"/>
                    <wp:effectExtent l="0" t="0" r="8890" b="12700"/>
                    <wp:docPr id="32" name="Picture 3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136" cy="957546"/>
                            </a:xfrm>
                            <a:prstGeom prst="rect">
                              <a:avLst/>
                            </a:prstGeom>
                            <a:noFill/>
                            <a:ln>
                              <a:noFill/>
                            </a:ln>
                          </pic:spPr>
                        </pic:pic>
                      </a:graphicData>
                    </a:graphic>
                  </wp:inline>
                </w:drawing>
              </w:r>
            </w:ins>
          </w:p>
          <w:p w14:paraId="1DF8E4AF" w14:textId="00E44B41" w:rsidR="008A3977" w:rsidRPr="008A3977" w:rsidRDefault="008A3977" w:rsidP="00B06CF4">
            <w:pPr>
              <w:jc w:val="center"/>
              <w:rPr>
                <w:ins w:id="752" w:author="Angelov, Ivelin" w:date="2017-07-05T13:17:00Z"/>
                <w:noProof/>
                <w:sz w:val="16"/>
                <w:szCs w:val="16"/>
                <w:rPrChange w:id="753" w:author="Angelov, Ivelin" w:date="2017-07-05T13:21:00Z">
                  <w:rPr>
                    <w:ins w:id="754" w:author="Angelov, Ivelin" w:date="2017-07-05T13:17:00Z"/>
                    <w:noProof/>
                  </w:rPr>
                </w:rPrChange>
              </w:rPr>
            </w:pPr>
            <w:ins w:id="755" w:author="Angelov, Ivelin" w:date="2017-07-05T13:20:00Z">
              <w:r w:rsidRPr="008A3977">
                <w:rPr>
                  <w:noProof/>
                  <w:sz w:val="16"/>
                  <w:szCs w:val="16"/>
                  <w:rPrChange w:id="756" w:author="Angelov, Ivelin" w:date="2017-07-05T13:21:00Z">
                    <w:rPr>
                      <w:noProof/>
                    </w:rPr>
                  </w:rPrChange>
                </w:rPr>
                <w:t>_3SsnPorch (</w:t>
              </w:r>
            </w:ins>
            <w:ins w:id="757" w:author="Angelov, Ivelin" w:date="2017-07-05T13:21:00Z">
              <w:r w:rsidRPr="008A3977">
                <w:rPr>
                  <w:noProof/>
                  <w:sz w:val="16"/>
                  <w:szCs w:val="16"/>
                  <w:rPrChange w:id="758" w:author="Angelov, Ivelin" w:date="2017-07-05T13:21:00Z">
                    <w:rPr>
                      <w:noProof/>
                    </w:rPr>
                  </w:rPrChange>
                </w:rPr>
                <w:t>not linear</w:t>
              </w:r>
            </w:ins>
            <w:ins w:id="759" w:author="Angelov, Ivelin" w:date="2017-07-05T13:20:00Z">
              <w:r w:rsidRPr="008A3977">
                <w:rPr>
                  <w:noProof/>
                  <w:sz w:val="16"/>
                  <w:szCs w:val="16"/>
                  <w:rPrChange w:id="760" w:author="Angelov, Ivelin" w:date="2017-07-05T13:21:00Z">
                    <w:rPr>
                      <w:noProof/>
                    </w:rPr>
                  </w:rPrChange>
                </w:rPr>
                <w:t>)</w:t>
              </w:r>
            </w:ins>
          </w:p>
        </w:tc>
        <w:tc>
          <w:tcPr>
            <w:tcW w:w="2338" w:type="dxa"/>
          </w:tcPr>
          <w:p w14:paraId="606547FE" w14:textId="77777777" w:rsidR="00F149E8" w:rsidRDefault="002837B1" w:rsidP="006763C2">
            <w:pPr>
              <w:jc w:val="center"/>
              <w:rPr>
                <w:ins w:id="761" w:author="Angelov, Ivelin" w:date="2017-07-05T13:21:00Z"/>
                <w:noProof/>
              </w:rPr>
            </w:pPr>
            <w:ins w:id="762" w:author="Angelov, Ivelin" w:date="2017-07-05T13:21:00Z">
              <w:r>
                <w:rPr>
                  <w:noProof/>
                </w:rPr>
                <w:drawing>
                  <wp:inline distT="0" distB="0" distL="0" distR="0" wp14:anchorId="058ED5C1" wp14:editId="422EBDDA">
                    <wp:extent cx="1152779" cy="864985"/>
                    <wp:effectExtent l="0" t="0" r="0" b="0"/>
                    <wp:docPr id="33" name="Picture 3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75897" cy="882332"/>
                            </a:xfrm>
                            <a:prstGeom prst="rect">
                              <a:avLst/>
                            </a:prstGeom>
                            <a:noFill/>
                            <a:ln>
                              <a:noFill/>
                            </a:ln>
                          </pic:spPr>
                        </pic:pic>
                      </a:graphicData>
                    </a:graphic>
                  </wp:inline>
                </w:drawing>
              </w:r>
            </w:ins>
          </w:p>
          <w:p w14:paraId="7069DB92" w14:textId="7ECE5D4F" w:rsidR="002837B1" w:rsidRPr="00D61950" w:rsidRDefault="00D61950" w:rsidP="006763C2">
            <w:pPr>
              <w:jc w:val="center"/>
              <w:rPr>
                <w:ins w:id="763" w:author="Angelov, Ivelin" w:date="2017-07-05T13:17:00Z"/>
                <w:noProof/>
                <w:sz w:val="16"/>
                <w:szCs w:val="16"/>
                <w:rPrChange w:id="764" w:author="Angelov, Ivelin" w:date="2017-07-05T13:22:00Z">
                  <w:rPr>
                    <w:ins w:id="765" w:author="Angelov, Ivelin" w:date="2017-07-05T13:17:00Z"/>
                    <w:noProof/>
                  </w:rPr>
                </w:rPrChange>
              </w:rPr>
            </w:pPr>
            <w:ins w:id="766" w:author="Angelov, Ivelin" w:date="2017-07-05T13:21:00Z">
              <w:r w:rsidRPr="00D61950">
                <w:rPr>
                  <w:noProof/>
                  <w:sz w:val="16"/>
                  <w:szCs w:val="16"/>
                  <w:rPrChange w:id="767" w:author="Angelov, Ivelin" w:date="2017-07-05T13:22:00Z">
                    <w:rPr>
                      <w:noProof/>
                    </w:rPr>
                  </w:rPrChange>
                </w:rPr>
                <w:t>ScreenPorch</w:t>
              </w:r>
            </w:ins>
            <w:ins w:id="768" w:author="Angelov, Ivelin" w:date="2017-07-05T13:22:00Z">
              <w:r>
                <w:rPr>
                  <w:noProof/>
                  <w:sz w:val="16"/>
                  <w:szCs w:val="16"/>
                </w:rPr>
                <w:t xml:space="preserve"> (not linear)</w:t>
              </w:r>
            </w:ins>
          </w:p>
        </w:tc>
      </w:tr>
      <w:tr w:rsidR="000027ED" w14:paraId="1FC76567" w14:textId="77777777" w:rsidTr="008A3977">
        <w:trPr>
          <w:ins w:id="769" w:author="Angelov, Ivelin" w:date="2017-07-05T13:22:00Z"/>
        </w:trPr>
        <w:tc>
          <w:tcPr>
            <w:tcW w:w="2337" w:type="dxa"/>
          </w:tcPr>
          <w:p w14:paraId="412B7809" w14:textId="77777777" w:rsidR="005F6CCF" w:rsidRDefault="00CE35A4" w:rsidP="00C8571B">
            <w:pPr>
              <w:jc w:val="center"/>
              <w:rPr>
                <w:ins w:id="770" w:author="Angelov, Ivelin" w:date="2017-07-05T13:22:00Z"/>
                <w:noProof/>
              </w:rPr>
            </w:pPr>
            <w:ins w:id="771" w:author="Angelov, Ivelin" w:date="2017-07-05T13:22:00Z">
              <w:r>
                <w:rPr>
                  <w:noProof/>
                </w:rPr>
                <w:lastRenderedPageBreak/>
                <w:drawing>
                  <wp:inline distT="0" distB="0" distL="0" distR="0" wp14:anchorId="1BDC31C8" wp14:editId="0D6D9CF7">
                    <wp:extent cx="1517447" cy="1138613"/>
                    <wp:effectExtent l="0" t="0" r="6985" b="4445"/>
                    <wp:docPr id="34" name="Picture 3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547" cy="1155196"/>
                            </a:xfrm>
                            <a:prstGeom prst="rect">
                              <a:avLst/>
                            </a:prstGeom>
                            <a:noFill/>
                            <a:ln>
                              <a:noFill/>
                            </a:ln>
                          </pic:spPr>
                        </pic:pic>
                      </a:graphicData>
                    </a:graphic>
                  </wp:inline>
                </w:drawing>
              </w:r>
            </w:ins>
          </w:p>
          <w:p w14:paraId="6EEA912B" w14:textId="30A27461" w:rsidR="00CE35A4" w:rsidRPr="00CE35A4" w:rsidRDefault="00CE35A4" w:rsidP="00C8571B">
            <w:pPr>
              <w:jc w:val="center"/>
              <w:rPr>
                <w:ins w:id="772" w:author="Angelov, Ivelin" w:date="2017-07-05T13:22:00Z"/>
                <w:noProof/>
                <w:sz w:val="16"/>
                <w:szCs w:val="16"/>
                <w:rPrChange w:id="773" w:author="Angelov, Ivelin" w:date="2017-07-05T13:22:00Z">
                  <w:rPr>
                    <w:ins w:id="774" w:author="Angelov, Ivelin" w:date="2017-07-05T13:22:00Z"/>
                    <w:noProof/>
                  </w:rPr>
                </w:rPrChange>
              </w:rPr>
            </w:pPr>
            <w:ins w:id="775" w:author="Angelov, Ivelin" w:date="2017-07-05T13:22:00Z">
              <w:r w:rsidRPr="00CE35A4">
                <w:rPr>
                  <w:noProof/>
                  <w:sz w:val="16"/>
                  <w:szCs w:val="16"/>
                  <w:rPrChange w:id="776" w:author="Angelov, Ivelin" w:date="2017-07-05T13:22:00Z">
                    <w:rPr>
                      <w:noProof/>
                    </w:rPr>
                  </w:rPrChange>
                </w:rPr>
                <w:t>PoolArea</w:t>
              </w:r>
              <w:r>
                <w:rPr>
                  <w:noProof/>
                  <w:sz w:val="16"/>
                  <w:szCs w:val="16"/>
                </w:rPr>
                <w:t xml:space="preserve"> (not linear)</w:t>
              </w:r>
            </w:ins>
          </w:p>
        </w:tc>
        <w:tc>
          <w:tcPr>
            <w:tcW w:w="2337" w:type="dxa"/>
          </w:tcPr>
          <w:p w14:paraId="73645519" w14:textId="6011DDAB" w:rsidR="005F6CCF" w:rsidRDefault="00BE120A" w:rsidP="00997FF8">
            <w:pPr>
              <w:jc w:val="center"/>
              <w:rPr>
                <w:ins w:id="777" w:author="Angelov, Ivelin" w:date="2017-07-05T13:23:00Z"/>
                <w:noProof/>
              </w:rPr>
            </w:pPr>
            <w:ins w:id="778" w:author="Angelov, Ivelin" w:date="2017-07-05T13:23:00Z">
              <w:r>
                <w:rPr>
                  <w:noProof/>
                </w:rPr>
                <w:drawing>
                  <wp:inline distT="0" distB="0" distL="0" distR="0" wp14:anchorId="2871E25C" wp14:editId="3405A9DB">
                    <wp:extent cx="1517447" cy="1138613"/>
                    <wp:effectExtent l="0" t="0" r="6985" b="4445"/>
                    <wp:docPr id="35" name="Picture 3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nknow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5181" cy="1159423"/>
                            </a:xfrm>
                            <a:prstGeom prst="rect">
                              <a:avLst/>
                            </a:prstGeom>
                            <a:noFill/>
                            <a:ln>
                              <a:noFill/>
                            </a:ln>
                          </pic:spPr>
                        </pic:pic>
                      </a:graphicData>
                    </a:graphic>
                  </wp:inline>
                </w:drawing>
              </w:r>
            </w:ins>
          </w:p>
          <w:p w14:paraId="37D023EB" w14:textId="2F4662C2" w:rsidR="00BE120A" w:rsidRPr="00BE120A" w:rsidRDefault="00BE120A" w:rsidP="00997FF8">
            <w:pPr>
              <w:jc w:val="center"/>
              <w:rPr>
                <w:ins w:id="779" w:author="Angelov, Ivelin" w:date="2017-07-05T13:22:00Z"/>
                <w:noProof/>
                <w:sz w:val="16"/>
                <w:szCs w:val="16"/>
                <w:rPrChange w:id="780" w:author="Angelov, Ivelin" w:date="2017-07-05T13:23:00Z">
                  <w:rPr>
                    <w:ins w:id="781" w:author="Angelov, Ivelin" w:date="2017-07-05T13:22:00Z"/>
                    <w:noProof/>
                  </w:rPr>
                </w:rPrChange>
              </w:rPr>
            </w:pPr>
            <w:ins w:id="782" w:author="Angelov, Ivelin" w:date="2017-07-05T13:23:00Z">
              <w:r w:rsidRPr="00BE120A">
                <w:rPr>
                  <w:noProof/>
                  <w:sz w:val="16"/>
                  <w:szCs w:val="16"/>
                  <w:rPrChange w:id="783" w:author="Angelov, Ivelin" w:date="2017-07-05T13:23:00Z">
                    <w:rPr>
                      <w:noProof/>
                    </w:rPr>
                  </w:rPrChange>
                </w:rPr>
                <w:t>MiscVal</w:t>
              </w:r>
              <w:r>
                <w:rPr>
                  <w:noProof/>
                  <w:sz w:val="16"/>
                  <w:szCs w:val="16"/>
                </w:rPr>
                <w:t xml:space="preserve"> (not linear)</w:t>
              </w:r>
            </w:ins>
          </w:p>
        </w:tc>
        <w:tc>
          <w:tcPr>
            <w:tcW w:w="2338" w:type="dxa"/>
          </w:tcPr>
          <w:p w14:paraId="4F6645DB" w14:textId="53B966E5" w:rsidR="005F6CCF" w:rsidRDefault="00E42FD6" w:rsidP="00B06CF4">
            <w:pPr>
              <w:jc w:val="center"/>
              <w:rPr>
                <w:ins w:id="784" w:author="Angelov, Ivelin" w:date="2017-07-05T13:24:00Z"/>
                <w:noProof/>
              </w:rPr>
            </w:pPr>
            <w:ins w:id="785" w:author="Angelov, Ivelin" w:date="2017-07-05T13:24:00Z">
              <w:r>
                <w:rPr>
                  <w:noProof/>
                </w:rPr>
                <w:drawing>
                  <wp:inline distT="0" distB="0" distL="0" distR="0" wp14:anchorId="1A0B2F83" wp14:editId="6A2BA8BA">
                    <wp:extent cx="1533871" cy="1150936"/>
                    <wp:effectExtent l="0" t="0" r="0" b="0"/>
                    <wp:docPr id="36" name="Picture 3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nknow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6084" cy="1175107"/>
                            </a:xfrm>
                            <a:prstGeom prst="rect">
                              <a:avLst/>
                            </a:prstGeom>
                            <a:noFill/>
                            <a:ln>
                              <a:noFill/>
                            </a:ln>
                          </pic:spPr>
                        </pic:pic>
                      </a:graphicData>
                    </a:graphic>
                  </wp:inline>
                </w:drawing>
              </w:r>
            </w:ins>
          </w:p>
          <w:p w14:paraId="46FECD9B" w14:textId="4F1C24F2" w:rsidR="00E42FD6" w:rsidRPr="00E42FD6" w:rsidRDefault="00E42FD6" w:rsidP="00B06CF4">
            <w:pPr>
              <w:jc w:val="center"/>
              <w:rPr>
                <w:ins w:id="786" w:author="Angelov, Ivelin" w:date="2017-07-05T13:22:00Z"/>
                <w:noProof/>
                <w:sz w:val="16"/>
                <w:szCs w:val="16"/>
                <w:rPrChange w:id="787" w:author="Angelov, Ivelin" w:date="2017-07-05T13:24:00Z">
                  <w:rPr>
                    <w:ins w:id="788" w:author="Angelov, Ivelin" w:date="2017-07-05T13:22:00Z"/>
                    <w:noProof/>
                  </w:rPr>
                </w:rPrChange>
              </w:rPr>
            </w:pPr>
            <w:ins w:id="789" w:author="Angelov, Ivelin" w:date="2017-07-05T13:24:00Z">
              <w:r w:rsidRPr="00E42FD6">
                <w:rPr>
                  <w:noProof/>
                  <w:sz w:val="16"/>
                  <w:szCs w:val="16"/>
                  <w:rPrChange w:id="790" w:author="Angelov, Ivelin" w:date="2017-07-05T13:24:00Z">
                    <w:rPr>
                      <w:noProof/>
                    </w:rPr>
                  </w:rPrChange>
                </w:rPr>
                <w:t>MoSold</w:t>
              </w:r>
              <w:r>
                <w:rPr>
                  <w:noProof/>
                  <w:sz w:val="16"/>
                  <w:szCs w:val="16"/>
                </w:rPr>
                <w:t xml:space="preserve"> (not linear)</w:t>
              </w:r>
            </w:ins>
          </w:p>
        </w:tc>
        <w:tc>
          <w:tcPr>
            <w:tcW w:w="2338" w:type="dxa"/>
          </w:tcPr>
          <w:p w14:paraId="604B5A05" w14:textId="1ED87BB4" w:rsidR="005F6CCF" w:rsidRDefault="000027ED" w:rsidP="006763C2">
            <w:pPr>
              <w:jc w:val="center"/>
              <w:rPr>
                <w:ins w:id="791" w:author="Angelov, Ivelin" w:date="2017-07-05T13:25:00Z"/>
                <w:noProof/>
              </w:rPr>
            </w:pPr>
            <w:ins w:id="792" w:author="Angelov, Ivelin" w:date="2017-07-05T13:25:00Z">
              <w:r>
                <w:rPr>
                  <w:noProof/>
                </w:rPr>
                <w:drawing>
                  <wp:inline distT="0" distB="0" distL="0" distR="0" wp14:anchorId="720E58CB" wp14:editId="2B714AA0">
                    <wp:extent cx="1517447" cy="1138613"/>
                    <wp:effectExtent l="0" t="0" r="6985" b="4445"/>
                    <wp:docPr id="37" name="Picture 3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nkn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5452" cy="1159626"/>
                            </a:xfrm>
                            <a:prstGeom prst="rect">
                              <a:avLst/>
                            </a:prstGeom>
                            <a:noFill/>
                            <a:ln>
                              <a:noFill/>
                            </a:ln>
                          </pic:spPr>
                        </pic:pic>
                      </a:graphicData>
                    </a:graphic>
                  </wp:inline>
                </w:drawing>
              </w:r>
            </w:ins>
          </w:p>
          <w:p w14:paraId="382287FA" w14:textId="139D28BE" w:rsidR="000027ED" w:rsidRPr="000027ED" w:rsidRDefault="000027ED" w:rsidP="006763C2">
            <w:pPr>
              <w:jc w:val="center"/>
              <w:rPr>
                <w:ins w:id="793" w:author="Angelov, Ivelin" w:date="2017-07-05T13:22:00Z"/>
                <w:noProof/>
                <w:sz w:val="16"/>
                <w:szCs w:val="16"/>
                <w:rPrChange w:id="794" w:author="Angelov, Ivelin" w:date="2017-07-05T13:25:00Z">
                  <w:rPr>
                    <w:ins w:id="795" w:author="Angelov, Ivelin" w:date="2017-07-05T13:22:00Z"/>
                    <w:noProof/>
                  </w:rPr>
                </w:rPrChange>
              </w:rPr>
            </w:pPr>
            <w:ins w:id="796" w:author="Angelov, Ivelin" w:date="2017-07-05T13:25:00Z">
              <w:r w:rsidRPr="000027ED">
                <w:rPr>
                  <w:noProof/>
                  <w:sz w:val="16"/>
                  <w:szCs w:val="16"/>
                  <w:rPrChange w:id="797" w:author="Angelov, Ivelin" w:date="2017-07-05T13:25:00Z">
                    <w:rPr>
                      <w:noProof/>
                    </w:rPr>
                  </w:rPrChange>
                </w:rPr>
                <w:t>YrSold</w:t>
              </w:r>
              <w:r>
                <w:rPr>
                  <w:noProof/>
                  <w:sz w:val="16"/>
                  <w:szCs w:val="16"/>
                </w:rPr>
                <w:t xml:space="preserve"> (not linear)</w:t>
              </w:r>
            </w:ins>
          </w:p>
        </w:tc>
      </w:tr>
    </w:tbl>
    <w:p w14:paraId="2E0CD853" w14:textId="77777777" w:rsidR="00295F80" w:rsidRDefault="00295F80" w:rsidP="002575D6"/>
    <w:p w14:paraId="56FF8842" w14:textId="26AE0C7F" w:rsidR="00375802" w:rsidRDefault="00E14280">
      <w:pPr>
        <w:pStyle w:val="ListParagraph"/>
        <w:numPr>
          <w:ilvl w:val="0"/>
          <w:numId w:val="10"/>
        </w:numPr>
        <w:rPr>
          <w:ins w:id="798" w:author="Angelov, Ivelin" w:date="2017-07-05T13:42:00Z"/>
        </w:rPr>
        <w:pPrChange w:id="799" w:author="Angelov, Ivelin" w:date="2017-07-05T13:32:00Z">
          <w:pPr/>
        </w:pPrChange>
      </w:pPr>
      <w:ins w:id="800" w:author="Angelov, Ivelin" w:date="2017-07-05T13:33:00Z">
        <w:r w:rsidRPr="00E14280">
          <w:t>Multivariate Normality</w:t>
        </w:r>
        <w:r>
          <w:t xml:space="preserve">. </w:t>
        </w:r>
        <w:r w:rsidRPr="00E14280">
          <w:t>Multiple regression assumes that the variables are normally distributed.</w:t>
        </w:r>
      </w:ins>
      <w:ins w:id="801" w:author="Angelov, Ivelin" w:date="2017-07-05T13:54:00Z">
        <w:r w:rsidR="00A56A2B">
          <w:t xml:space="preserve"> </w:t>
        </w:r>
      </w:ins>
      <w:ins w:id="802" w:author="Angelov, Ivelin" w:date="2017-07-05T13:34:00Z">
        <w:r>
          <w:t xml:space="preserve">However, </w:t>
        </w:r>
      </w:ins>
      <w:ins w:id="803" w:author="Angelov, Ivelin" w:date="2017-07-05T13:35:00Z">
        <w:r w:rsidR="00027BD0">
          <w:t>because</w:t>
        </w:r>
      </w:ins>
      <w:ins w:id="804" w:author="Angelov, Ivelin" w:date="2017-07-05T13:54:00Z">
        <w:r w:rsidR="00A56A2B">
          <w:t xml:space="preserve"> all models exclude outliers with </w:t>
        </w:r>
      </w:ins>
      <w:ins w:id="805" w:author="Angelov, Ivelin" w:date="2017-07-05T13:55:00Z">
        <w:r w:rsidR="00A56A2B">
          <w:t xml:space="preserve">cooks’d larger than </w:t>
        </w:r>
      </w:ins>
      <w:ins w:id="806" w:author="Angelov, Ivelin" w:date="2017-07-05T13:56:00Z">
        <w:r w:rsidR="00A56A2B">
          <w:t>4/1460 and because</w:t>
        </w:r>
      </w:ins>
      <w:ins w:id="807" w:author="Angelov, Ivelin" w:date="2017-07-05T13:35:00Z">
        <w:r w:rsidR="00027BD0">
          <w:t xml:space="preserve"> of the large number of </w:t>
        </w:r>
      </w:ins>
      <w:ins w:id="808" w:author="Angelov, Ivelin" w:date="2017-07-05T13:36:00Z">
        <w:r w:rsidR="00027BD0">
          <w:t>training</w:t>
        </w:r>
      </w:ins>
      <w:ins w:id="809" w:author="Angelov, Ivelin" w:date="2017-07-05T13:35:00Z">
        <w:r w:rsidR="00027BD0">
          <w:t xml:space="preserve"> samples (</w:t>
        </w:r>
        <w:r w:rsidR="00027BD0" w:rsidRPr="00027BD0">
          <w:t>1460</w:t>
        </w:r>
      </w:ins>
      <w:ins w:id="810" w:author="Angelov, Ivelin" w:date="2017-07-05T13:36:00Z">
        <w:r w:rsidR="00027BD0">
          <w:t xml:space="preserve">) we can assume that </w:t>
        </w:r>
      </w:ins>
      <w:ins w:id="811" w:author="Angelov, Ivelin" w:date="2017-07-05T13:41:00Z">
        <w:r w:rsidR="00E343C4">
          <w:t>the central limit theorem will be in affect and this assumption is validated.</w:t>
        </w:r>
      </w:ins>
    </w:p>
    <w:p w14:paraId="4524AB1E" w14:textId="1DE23E04" w:rsidR="000A1FA9" w:rsidRDefault="002B7BCE">
      <w:pPr>
        <w:pStyle w:val="ListParagraph"/>
        <w:numPr>
          <w:ilvl w:val="0"/>
          <w:numId w:val="10"/>
        </w:numPr>
        <w:rPr>
          <w:ins w:id="812" w:author="Angelov, Ivelin" w:date="2017-07-05T13:48:00Z"/>
        </w:rPr>
        <w:pPrChange w:id="813" w:author="Angelov, Ivelin" w:date="2017-07-05T13:46:00Z">
          <w:pPr/>
        </w:pPrChange>
      </w:pPr>
      <w:ins w:id="814" w:author="Angelov, Ivelin" w:date="2017-07-05T13:46:00Z">
        <w:r w:rsidRPr="002B7BCE">
          <w:t>No Multicollinearity</w:t>
        </w:r>
        <w:r w:rsidR="003908A8">
          <w:t xml:space="preserve">. </w:t>
        </w:r>
        <w:r w:rsidRPr="002B7BCE">
          <w:t>This assumption assumes that the independent variables are not highly correlated with each other.  This assumption is tested by the Variance Inflation Factor (VIF) statistic.</w:t>
        </w:r>
      </w:ins>
      <w:ins w:id="815" w:author="Angelov, Ivelin" w:date="2017-07-05T13:47:00Z">
        <w:r w:rsidR="003908A8">
          <w:t xml:space="preserve"> </w:t>
        </w:r>
        <w:r w:rsidR="003908A8" w:rsidRPr="003908A8">
          <w:t>VIF &gt; 10</w:t>
        </w:r>
      </w:ins>
      <w:ins w:id="816" w:author="Angelov, Ivelin" w:date="2017-07-05T13:48:00Z">
        <w:r w:rsidR="00F52203">
          <w:t xml:space="preserve"> </w:t>
        </w:r>
        <w:r w:rsidR="00D150DC">
          <w:t>indicates</w:t>
        </w:r>
      </w:ins>
      <w:ins w:id="817" w:author="Angelov, Ivelin" w:date="2017-07-05T13:47:00Z">
        <w:r w:rsidR="005C5538">
          <w:t xml:space="preserve"> multicollinearity.</w:t>
        </w:r>
      </w:ins>
    </w:p>
    <w:p w14:paraId="7B4B6649" w14:textId="77777777" w:rsidR="006C1349" w:rsidRDefault="006C1349">
      <w:pPr>
        <w:pStyle w:val="ListParagraph"/>
        <w:rPr>
          <w:ins w:id="818" w:author="Angelov, Ivelin" w:date="2017-07-05T13:32:00Z"/>
        </w:rPr>
        <w:pPrChange w:id="819" w:author="Angelov, Ivelin" w:date="2017-07-05T13:56:00Z">
          <w:pPr/>
        </w:pPrChange>
      </w:pPr>
    </w:p>
    <w:p w14:paraId="0E1FD976" w14:textId="77777777" w:rsidR="004D79B9" w:rsidRDefault="004D79B9"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820"/>
      <w:commentRangeStart w:id="821"/>
      <w:r>
        <w:t>Type of Selection</w:t>
      </w:r>
      <w:r w:rsidR="00B35E23">
        <w:t>/Checking Assumptions</w:t>
      </w:r>
      <w:commentRangeEnd w:id="820"/>
      <w:r w:rsidR="00C0607E">
        <w:rPr>
          <w:rStyle w:val="CommentReference"/>
          <w:rFonts w:ascii="Times New Roman" w:eastAsiaTheme="minorHAnsi" w:hAnsi="Times New Roman" w:cs="Times New Roman"/>
          <w:color w:val="auto"/>
        </w:rPr>
        <w:commentReference w:id="820"/>
      </w:r>
      <w:commentRangeEnd w:id="821"/>
      <w:r w:rsidR="006F04A7">
        <w:rPr>
          <w:rStyle w:val="CommentReference"/>
          <w:rFonts w:ascii="Times New Roman" w:eastAsiaTheme="minorHAnsi" w:hAnsi="Times New Roman" w:cs="Times New Roman"/>
          <w:color w:val="auto"/>
        </w:rPr>
        <w:commentReference w:id="821"/>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Linearity with SalePrice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w:t>
      </w:r>
      <w:r>
        <w:lastRenderedPageBreak/>
        <w:t>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w:t>
      </w:r>
      <w:r>
        <w:lastRenderedPageBreak/>
        <w:t xml:space="preserve">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w:t>
      </w:r>
      <w:r>
        <w:lastRenderedPageBreak/>
        <w:t xml:space="preserve">predictive models. And, just like most statistical techniques, they are most effective when they are used </w:t>
      </w:r>
      <w:r w:rsidR="00433527">
        <w:t xml:space="preserve">under the correct assumptions. </w:t>
      </w:r>
    </w:p>
    <w:p w14:paraId="6A8B6FC9" w14:textId="77777777" w:rsidR="00E73996" w:rsidRDefault="00E73996" w:rsidP="00E73996">
      <w:pPr>
        <w:rPr>
          <w:b/>
        </w:rPr>
      </w:pPr>
      <w:bookmarkStart w:id="822" w:name="_Hlk487638134"/>
      <w:r>
        <w:rPr>
          <w:b/>
        </w:rPr>
        <w:t>PCA</w:t>
      </w:r>
    </w:p>
    <w:p w14:paraId="024C6EC7" w14:textId="77777777" w:rsidR="00E73996" w:rsidRDefault="00E73996" w:rsidP="00E73996">
      <w:pPr>
        <w:rPr>
          <w:b/>
        </w:rPr>
      </w:pPr>
    </w:p>
    <w:p w14:paraId="49428C54" w14:textId="77777777" w:rsidR="00E73996" w:rsidRDefault="00E73996" w:rsidP="00E73996">
      <w:pPr>
        <w:rPr>
          <w:b/>
        </w:rPr>
      </w:pPr>
      <w:r>
        <w:rPr>
          <w:b/>
        </w:rPr>
        <w:t>Introduction and Assumptions</w:t>
      </w:r>
    </w:p>
    <w:p w14:paraId="190E49AA" w14:textId="77777777" w:rsidR="00E73996" w:rsidRDefault="00E73996" w:rsidP="00E73996">
      <w:pPr>
        <w:ind w:firstLine="720"/>
      </w:pPr>
      <w:r>
        <w:t>Principal components analysis (PCA) is primarily used in situations where there are a lot of explanatory variables and many of them redundantly explain variance in the response variable. PCA reduces the explanatory variables down into principal components that group correlated variables together in order to explain the most variance.</w:t>
      </w:r>
    </w:p>
    <w:p w14:paraId="542CAC63" w14:textId="77777777" w:rsidR="00E73996" w:rsidRDefault="00E73996" w:rsidP="00E73996">
      <w:r>
        <w:tab/>
        <w:t>In the case of the Kaggle housing data, PCA is an appropriate tool because there is a large number of variables (</w:t>
      </w:r>
      <w:r>
        <w:rPr>
          <w:rFonts w:cstheme="minorHAnsi"/>
        </w:rPr>
        <w:t>~</w:t>
      </w:r>
      <w:r>
        <w:t>80). Since exploration of the Kaggle housing variables has previously been completed, this analysis starts with the pared down set of 14 quantitative variables. Variables excluded from the analysis include qualitative variables and variables that have a large number of missing values.</w:t>
      </w:r>
    </w:p>
    <w:p w14:paraId="50DE438E" w14:textId="77777777" w:rsidR="00E73996" w:rsidRDefault="00E73996" w:rsidP="00E73996">
      <w:pPr>
        <w:ind w:firstLine="720"/>
      </w:pPr>
      <w:r>
        <w:t>The assumptions of principal components analysis do not differ from the assumptions of multiple linear regression. The primary concerns are linear relationships between each explanatory variable and the response variable and normal distribution of each variable. For this PCA the response variable ‘SalePrice’ was transformed by a common logarithm. The 14 explanatory variables were added to 1 and then transformed by a natural logarithm. It was necessary to add 1 to every value for observations with a value 0. High influential points were excluded from the analysis on the basis of cook’s D &gt; 4/1460 (the number of observations).</w:t>
      </w:r>
    </w:p>
    <w:p w14:paraId="79D28682" w14:textId="77777777" w:rsidR="00E73996" w:rsidRDefault="00E73996" w:rsidP="00E73996"/>
    <w:p w14:paraId="1C7F26F5" w14:textId="77777777" w:rsidR="00E73996" w:rsidRDefault="00E73996" w:rsidP="00E73996">
      <w:pPr>
        <w:rPr>
          <w:b/>
        </w:rPr>
      </w:pPr>
      <w:r>
        <w:rPr>
          <w:b/>
        </w:rPr>
        <w:t>PCA Analysis</w:t>
      </w:r>
    </w:p>
    <w:p w14:paraId="5506570D" w14:textId="77777777" w:rsidR="00E73996" w:rsidRDefault="00E73996" w:rsidP="00E73996">
      <w:r>
        <w:t xml:space="preserve">The ‘Princomp’ procedure was used to perform a principal components analysis. The correlation matrix gives the first indicators of which explanatory variables are most strongly correlated. Not all variables had any medium-strong correlations. For example, overall condition is not strongly correlated to any of the other variables. On the opposite hand, total rooms above ground has a strong positive relationship with greater living area (0.8052). </w:t>
      </w:r>
    </w:p>
    <w:p w14:paraId="6F466397" w14:textId="77777777" w:rsidR="00E73996" w:rsidRDefault="00E73996" w:rsidP="00E73996"/>
    <w:p w14:paraId="7A6777D6" w14:textId="77777777" w:rsidR="00E73996" w:rsidRPr="00E94DC6" w:rsidRDefault="00E73996" w:rsidP="00E73996">
      <w:r>
        <w:rPr>
          <w:noProof/>
        </w:rPr>
        <w:drawing>
          <wp:inline distT="0" distB="0" distL="0" distR="0" wp14:anchorId="628FF780" wp14:editId="4816CD3B">
            <wp:extent cx="5943600" cy="1633855"/>
            <wp:effectExtent l="0" t="0" r="0"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3855"/>
                    </a:xfrm>
                    <a:prstGeom prst="rect">
                      <a:avLst/>
                    </a:prstGeom>
                  </pic:spPr>
                </pic:pic>
              </a:graphicData>
            </a:graphic>
          </wp:inline>
        </w:drawing>
      </w:r>
    </w:p>
    <w:p w14:paraId="6E6D40CE" w14:textId="77777777" w:rsidR="00E73996" w:rsidRDefault="00E73996" w:rsidP="00E73996">
      <w:pPr>
        <w:rPr>
          <w:b/>
        </w:rPr>
      </w:pPr>
    </w:p>
    <w:p w14:paraId="705C069C" w14:textId="77777777" w:rsidR="00E73996" w:rsidRDefault="00E73996" w:rsidP="00E73996">
      <w:r>
        <w:t xml:space="preserve">Because there are 14 explanatory variables, there are 14 dimensions to the plot of these variables. It is difficult to understand 14 dimensions, but luckily the majority of the variance is explained by only 8 of these dimensions. The table below lists the 14 components and their eigenvalues. Eigenvalues relate how much variance is in each eigenvector or direction. In order to choose how many principal components to build a model with, the below scree plots were assessed. The scree plots are a visualization of the proportion of variance and cumulative variance explained. The plot of the left makes it clear that the first principal component explains the largest </w:t>
      </w:r>
      <w:r>
        <w:lastRenderedPageBreak/>
        <w:t>proportion of variance. However, 8 principal components were chosen to build a model because the plot of the right shows that at about the 8</w:t>
      </w:r>
      <w:r w:rsidRPr="00A60D26">
        <w:rPr>
          <w:vertAlign w:val="superscript"/>
        </w:rPr>
        <w:t>th</w:t>
      </w:r>
      <w:r>
        <w:t xml:space="preserve"> component the cumulative variance explained starts to level off. </w:t>
      </w:r>
    </w:p>
    <w:p w14:paraId="15767E8B" w14:textId="77777777" w:rsidR="00E73996" w:rsidRDefault="00E73996" w:rsidP="00E73996"/>
    <w:p w14:paraId="7DE15550" w14:textId="77777777" w:rsidR="00E73996" w:rsidRPr="00A60D26" w:rsidRDefault="00E73996" w:rsidP="00E73996">
      <w:r>
        <w:rPr>
          <w:noProof/>
        </w:rPr>
        <w:drawing>
          <wp:inline distT="0" distB="0" distL="0" distR="0" wp14:anchorId="2DCC2135" wp14:editId="0B22C0C1">
            <wp:extent cx="2092868" cy="2052621"/>
            <wp:effectExtent l="0" t="0" r="3175" b="50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8237" cy="2057887"/>
                    </a:xfrm>
                    <a:prstGeom prst="rect">
                      <a:avLst/>
                    </a:prstGeom>
                  </pic:spPr>
                </pic:pic>
              </a:graphicData>
            </a:graphic>
          </wp:inline>
        </w:drawing>
      </w:r>
      <w:r>
        <w:t xml:space="preserve">   </w:t>
      </w:r>
      <w:r>
        <w:rPr>
          <w:noProof/>
        </w:rPr>
        <w:drawing>
          <wp:inline distT="0" distB="0" distL="0" distR="0" wp14:anchorId="4F495F10" wp14:editId="4CD0D66F">
            <wp:extent cx="3629408" cy="2056664"/>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377" cy="2064013"/>
                    </a:xfrm>
                    <a:prstGeom prst="rect">
                      <a:avLst/>
                    </a:prstGeom>
                  </pic:spPr>
                </pic:pic>
              </a:graphicData>
            </a:graphic>
          </wp:inline>
        </w:drawing>
      </w:r>
    </w:p>
    <w:p w14:paraId="4892CE74" w14:textId="77777777" w:rsidR="00E73996" w:rsidRDefault="00E73996" w:rsidP="00E73996">
      <w:pPr>
        <w:rPr>
          <w:b/>
        </w:rPr>
      </w:pPr>
    </w:p>
    <w:p w14:paraId="430723AA" w14:textId="77777777" w:rsidR="00E73996" w:rsidRDefault="00E73996" w:rsidP="00E73996">
      <w:pPr>
        <w:rPr>
          <w:b/>
        </w:rPr>
      </w:pPr>
      <w:r>
        <w:rPr>
          <w:b/>
        </w:rPr>
        <w:t>Partial Least Squares Regression</w:t>
      </w:r>
    </w:p>
    <w:p w14:paraId="03EFFD57" w14:textId="77777777" w:rsidR="00E73996" w:rsidRDefault="00E73996" w:rsidP="00E73996">
      <w:r>
        <w:t xml:space="preserve">Partial least squares analysis is a regression method particularly suited for principal component analysis. PLS was performed with a maximum number of factors set to 8. A five-fold split cross-validation approach was used to determine the optimal number of factors to include in the model. Because the root mean PRESS statistic continued to decrease from factor 7 to factor 8, all 8 factors were included in the model. The minimum root mean PRESS was 0.3253. However, it is apparent that the root mean PRESS with 8 factors is not very different from root mean PRESS with 4+ factors. The ‘cvtest’ option was added to the PLS model to test for significant difference of root mean PRESS statistic with the addition of each factor. The result, as seen in the below table, indicates that the root mean PRESS statistic is not significantly different for 6 factors as compared to having 7 or 8. Therefore, it is preferable to choose the model with 6 components rather than 8. This removal of two components improved the Kaggle score. </w:t>
      </w:r>
    </w:p>
    <w:p w14:paraId="28D69825" w14:textId="77777777" w:rsidR="00E73996" w:rsidRDefault="00E73996" w:rsidP="00E73996">
      <w:pPr>
        <w:jc w:val="center"/>
      </w:pPr>
      <w:r>
        <w:rPr>
          <w:noProof/>
        </w:rPr>
        <w:drawing>
          <wp:inline distT="0" distB="0" distL="0" distR="0" wp14:anchorId="02BF3034" wp14:editId="7BA8E020">
            <wp:extent cx="3684202" cy="1927962"/>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07" cy="1928750"/>
                    </a:xfrm>
                    <a:prstGeom prst="rect">
                      <a:avLst/>
                    </a:prstGeom>
                  </pic:spPr>
                </pic:pic>
              </a:graphicData>
            </a:graphic>
          </wp:inline>
        </w:drawing>
      </w:r>
    </w:p>
    <w:p w14:paraId="4B979D5B" w14:textId="77777777" w:rsidR="00E73996" w:rsidRDefault="00E73996" w:rsidP="00E73996">
      <w:r>
        <w:br w:type="page"/>
      </w:r>
    </w:p>
    <w:p w14:paraId="127C84B4" w14:textId="77777777" w:rsidR="00E73996" w:rsidRPr="000617C0" w:rsidRDefault="00E73996" w:rsidP="00E73996">
      <w:pPr>
        <w:rPr>
          <w:b/>
        </w:rPr>
      </w:pPr>
      <w:r>
        <w:rPr>
          <w:b/>
        </w:rPr>
        <w:lastRenderedPageBreak/>
        <w:t>Interpretation</w:t>
      </w:r>
    </w:p>
    <w:p w14:paraId="4DFB9C4C" w14:textId="77777777" w:rsidR="00E73996" w:rsidRPr="000617C0" w:rsidRDefault="00E73996" w:rsidP="00E73996">
      <w:r>
        <w:t>Overall, the 6 component model accounts for 91.7% of the variance in the dependent variable log</w:t>
      </w:r>
      <w:r>
        <w:rPr>
          <w:vertAlign w:val="subscript"/>
        </w:rPr>
        <w:t>10</w:t>
      </w:r>
      <w:r>
        <w:t>SalePrice. And, it accounted for 67.7% of the variance within the independent variables (see table below).</w:t>
      </w:r>
    </w:p>
    <w:p w14:paraId="48A7DE35" w14:textId="77777777" w:rsidR="00E73996" w:rsidRDefault="00E73996" w:rsidP="00E73996">
      <w:pPr>
        <w:jc w:val="center"/>
        <w:rPr>
          <w:b/>
        </w:rPr>
      </w:pPr>
      <w:r>
        <w:rPr>
          <w:noProof/>
        </w:rPr>
        <w:drawing>
          <wp:inline distT="0" distB="0" distL="0" distR="0" wp14:anchorId="18AB3666" wp14:editId="7B529A87">
            <wp:extent cx="3657382" cy="1644218"/>
            <wp:effectExtent l="0" t="0" r="63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9037" cy="1644962"/>
                    </a:xfrm>
                    <a:prstGeom prst="rect">
                      <a:avLst/>
                    </a:prstGeom>
                  </pic:spPr>
                </pic:pic>
              </a:graphicData>
            </a:graphic>
          </wp:inline>
        </w:drawing>
      </w:r>
    </w:p>
    <w:p w14:paraId="6B0485D9" w14:textId="77777777" w:rsidR="00E73996" w:rsidRDefault="00E73996" w:rsidP="00E73996">
      <w:r>
        <w:t xml:space="preserve">The interpretation of each principal component in terms of the original variables is not straightforward. However, the principal components can be roughly broken down by variables with a correlation matrix between the principal components and the original variables. Below is the correlation table. Where an absolute correlation coefficient was equal to or greater than approximately 0.44 a red box was placed around it. This threshold is based on the largest correlation coefficient for principal component 6. Based on this threshold, the contributing variables for each component were surmised. </w:t>
      </w:r>
    </w:p>
    <w:p w14:paraId="278FB392" w14:textId="77777777" w:rsidR="00E73996" w:rsidRDefault="00E73996" w:rsidP="00E73996"/>
    <w:p w14:paraId="4EE8A481" w14:textId="77777777" w:rsidR="00E73996" w:rsidRDefault="00E73996" w:rsidP="00E73996">
      <w:r>
        <w:tab/>
      </w:r>
      <w:r w:rsidRPr="0076687C">
        <w:rPr>
          <w:b/>
        </w:rPr>
        <w:t xml:space="preserve">Principal Component 1: </w:t>
      </w:r>
      <w:r>
        <w:t xml:space="preserve">The first principal component offers explanation of the variance of lnSalePrice by the variables OverallQual, YearBuilt, YearRemodAdd, FirstFlrSF, GrLivArea, FullBath, TotRmsAbvGrd, Fireplaces, and GarageCars. With a correlation coefficient of 0.844 the greater living area explains the majority of the variance. Since all of these variables are positive it is expected that as one increases the others will too. </w:t>
      </w:r>
    </w:p>
    <w:p w14:paraId="4DFBD91B" w14:textId="77777777" w:rsidR="00E73996" w:rsidRPr="00AF19E8" w:rsidRDefault="00E73996" w:rsidP="00E73996">
      <w:r>
        <w:tab/>
      </w:r>
      <w:r>
        <w:rPr>
          <w:b/>
        </w:rPr>
        <w:t xml:space="preserve">Principal Component 2: </w:t>
      </w:r>
      <w:r>
        <w:t>The second component will increase when the transformed LotArea variable increases</w:t>
      </w:r>
      <w:r>
        <w:rPr>
          <w:b/>
        </w:rPr>
        <w:t xml:space="preserve"> </w:t>
      </w:r>
      <w:r>
        <w:t>and the transformed YearBuilt decreases.</w:t>
      </w:r>
    </w:p>
    <w:p w14:paraId="51C4BE65" w14:textId="77777777" w:rsidR="00E73996" w:rsidRPr="00AF19E8" w:rsidRDefault="00E73996" w:rsidP="00E73996">
      <w:r>
        <w:rPr>
          <w:b/>
        </w:rPr>
        <w:tab/>
        <w:t xml:space="preserve">Principal Component 3: </w:t>
      </w:r>
      <w:r>
        <w:t>The third component will increase when the transformed value of BsmtFullBath increases and when the transformed value of HalfBath decreases.</w:t>
      </w:r>
    </w:p>
    <w:p w14:paraId="03C8FD84" w14:textId="77777777" w:rsidR="00E73996" w:rsidRPr="00AF19E8" w:rsidRDefault="00E73996" w:rsidP="00E73996">
      <w:r>
        <w:rPr>
          <w:b/>
        </w:rPr>
        <w:tab/>
        <w:t xml:space="preserve">Principal Component 4: </w:t>
      </w:r>
      <w:r>
        <w:t xml:space="preserve">The fourth component will increase when the transformed number of OverallCond increases and the transformed value of BsmtHalfBath increases. </w:t>
      </w:r>
    </w:p>
    <w:p w14:paraId="50B255BE" w14:textId="77777777" w:rsidR="00E73996" w:rsidRPr="00A44EBF" w:rsidRDefault="00E73996" w:rsidP="00E73996">
      <w:r>
        <w:rPr>
          <w:b/>
        </w:rPr>
        <w:tab/>
        <w:t xml:space="preserve">Principal Component 5: </w:t>
      </w:r>
      <w:r>
        <w:t>The fifth component will increase when the transformed value of OverallCond increases, the transformed value of BsmtFullBath increases, and the transformed value of BsmtHalfBath decreases.</w:t>
      </w:r>
    </w:p>
    <w:p w14:paraId="64903AFB" w14:textId="77777777" w:rsidR="00E73996" w:rsidRDefault="00E73996" w:rsidP="00E73996">
      <w:r>
        <w:rPr>
          <w:b/>
        </w:rPr>
        <w:tab/>
        <w:t>Principal Component 6:</w:t>
      </w:r>
      <w:r>
        <w:t xml:space="preserve"> The final component will increase when the transformed value of HalfBath increases. </w:t>
      </w:r>
    </w:p>
    <w:p w14:paraId="0C338AAD" w14:textId="77777777" w:rsidR="00E73996" w:rsidRDefault="00E73996" w:rsidP="00E73996"/>
    <w:p w14:paraId="305BBA02" w14:textId="77777777" w:rsidR="00E73996" w:rsidRPr="0076687C" w:rsidRDefault="00E73996" w:rsidP="00E73996">
      <w:r>
        <w:t>PCA allowed for the discovery of correlations between explanatory variables that were not necessarily intuitively predicted. For example, the number of fire places and the year built could explain some of the same variance in the log transformation of the sale price. PCA proved to be an efficient means of predicting the Sale Price of homes in Ames, Iowa by reducing the amount of redundant predictor variables.</w:t>
      </w:r>
    </w:p>
    <w:p w14:paraId="49FBAA2E" w14:textId="77777777" w:rsidR="00E73996" w:rsidRDefault="00E73996" w:rsidP="00E73996"/>
    <w:p w14:paraId="56BC7D2D" w14:textId="77777777" w:rsidR="00E73996" w:rsidRDefault="00E73996" w:rsidP="00E73996"/>
    <w:p w14:paraId="13BAABCF" w14:textId="181B18B8" w:rsidR="00E73996" w:rsidRDefault="00E73996" w:rsidP="00E7399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2AFF2514" wp14:editId="193E49CF">
            <wp:extent cx="3722704" cy="5612818"/>
            <wp:effectExtent l="0" t="0" r="0" b="698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4604" cy="5615683"/>
                    </a:xfrm>
                    <a:prstGeom prst="rect">
                      <a:avLst/>
                    </a:prstGeom>
                  </pic:spPr>
                </pic:pic>
              </a:graphicData>
            </a:graphic>
          </wp:inline>
        </w:drawing>
      </w:r>
      <w:bookmarkEnd w:id="822"/>
      <w:r>
        <w:br w:type="page"/>
      </w:r>
    </w:p>
    <w:p w14:paraId="7CB14E4A" w14:textId="59B51A31" w:rsidR="00C534DA" w:rsidRDefault="00747712" w:rsidP="00375802">
      <w:pPr>
        <w:pStyle w:val="Heading1"/>
        <w:jc w:val="center"/>
      </w:pPr>
      <w:r>
        <w:lastRenderedPageBreak/>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Proc import datafile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t>getnames=yes;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proc import datafile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t>getnames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*Square root transformaiton on saleprice.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where saleprice &gt; 100;</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imputing datafile into test data set and adding saleprice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t>saleprice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t>var  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set train2 test;</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t>*Running glmselect on variables that look good from the EDA, adding neighborhood and buildingtype</w:t>
      </w:r>
      <w:r w:rsidRPr="006F61B6">
        <w:rPr>
          <w:rFonts w:ascii="Consolas" w:eastAsia="Times New Roman" w:hAnsi="Consolas" w:cs="Courier New"/>
          <w:color w:val="020202"/>
        </w:rPr>
        <w:br/>
        <w:t xml:space="preserve">because different nieghborhoods have different price ranges and differnet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proc glmselect data = train2 plot =all;</w:t>
      </w:r>
      <w:r w:rsidRPr="006F61B6">
        <w:rPr>
          <w:rFonts w:ascii="Consolas" w:eastAsia="Times New Roman" w:hAnsi="Consolas" w:cs="Courier New"/>
          <w:color w:val="020202"/>
        </w:rPr>
        <w:br/>
        <w:t>class Neighborhood housestyle bldgtype;</w:t>
      </w:r>
      <w:r w:rsidRPr="006F61B6">
        <w:rPr>
          <w:rFonts w:ascii="Consolas" w:eastAsia="Times New Roman" w:hAnsi="Consolas" w:cs="Courier New"/>
          <w:color w:val="020202"/>
        </w:rPr>
        <w:br/>
        <w:t xml:space="preserve">model Transprice = overallcond Grlivarea Neighborhood TotalBsmtSF Overallqual bsmtfullbath </w:t>
      </w:r>
      <w:r w:rsidRPr="006F61B6">
        <w:rPr>
          <w:rFonts w:ascii="Consolas" w:eastAsia="Times New Roman" w:hAnsi="Consolas" w:cs="Courier New"/>
          <w:color w:val="020202"/>
        </w:rPr>
        <w:br/>
        <w:t>garagecars yearbuilt bldgtype housestyle lotarea YearRemodAdd TotalBsmtSF</w:t>
      </w:r>
      <w:r w:rsidRPr="006F61B6">
        <w:rPr>
          <w:rFonts w:ascii="Consolas" w:eastAsia="Times New Roman" w:hAnsi="Consolas" w:cs="Courier New"/>
          <w:color w:val="020202"/>
        </w:rPr>
        <w:br/>
        <w:t>/selection=LASSO(stop=cv) cvmethod=random(5) hierarchy=single showpvalues;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Transprice = overallqual grLivArea Neighborhood BsmtFullbath GarageCars </w:t>
      </w:r>
      <w:r w:rsidRPr="006F61B6">
        <w:rPr>
          <w:rFonts w:ascii="Consolas" w:eastAsia="Times New Roman" w:hAnsi="Consolas" w:cs="Courier New"/>
          <w:color w:val="020202"/>
        </w:rPr>
        <w:br/>
        <w:t xml:space="preserve">Overallcond TotalBsmtSF bldgType Yearbuilt LotArea yearRemodAdd; </w:t>
      </w:r>
      <w:r w:rsidRPr="006F61B6">
        <w:rPr>
          <w:rFonts w:ascii="Consolas" w:eastAsia="Times New Roman" w:hAnsi="Consolas" w:cs="Courier New"/>
          <w:color w:val="020202"/>
        </w:rPr>
        <w:br/>
        <w:t xml:space="preserve">*Running proc reg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proc reg data= train2;</w:t>
      </w:r>
      <w:r w:rsidRPr="006F61B6">
        <w:rPr>
          <w:rFonts w:ascii="Consolas" w:eastAsia="Times New Roman" w:hAnsi="Consolas" w:cs="Courier New"/>
          <w:color w:val="020202"/>
        </w:rPr>
        <w:br/>
        <w:t xml:space="preserve">model Transprice = overallqual grLivArea BsmtFullbath  GarageCars Overallcond </w:t>
      </w:r>
      <w:r w:rsidRPr="006F61B6">
        <w:rPr>
          <w:rFonts w:ascii="Consolas" w:eastAsia="Times New Roman" w:hAnsi="Consolas" w:cs="Courier New"/>
          <w:color w:val="020202"/>
        </w:rPr>
        <w:br/>
        <w:t>TotalBsmtSF  Yearbuilt LotArea yearRemodAdd/VIF;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GLM on the training data one last time to chekc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*Cleaning all unneed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if Predict &gt; 0 then SalePrice = Predict;</w:t>
      </w:r>
      <w:r w:rsidRPr="006F61B6">
        <w:rPr>
          <w:rFonts w:ascii="Consolas" w:eastAsia="Times New Roman" w:hAnsi="Consolas" w:cs="Courier New"/>
          <w:color w:val="020202"/>
        </w:rPr>
        <w:br/>
        <w:t>if Predict &lt; 0 then SalePrice = 195000;</w:t>
      </w:r>
      <w:r w:rsidRPr="006F61B6">
        <w:rPr>
          <w:rFonts w:ascii="Consolas" w:eastAsia="Times New Roman" w:hAnsi="Consolas" w:cs="Courier New"/>
          <w:color w:val="020202"/>
        </w:rPr>
        <w:br/>
        <w:t>keep id SalePrice;</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lastRenderedPageBreak/>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lastRenderedPageBreak/>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w:t>
      </w:r>
      <w:r>
        <w:rPr>
          <w:rStyle w:val="text"/>
          <w:rFonts w:ascii="Consolas" w:eastAsia="Times New Roman" w:hAnsi="Consolas"/>
          <w:color w:val="686868"/>
          <w:bdr w:val="none" w:sz="0" w:space="0" w:color="auto" w:frame="1"/>
        </w:rPr>
        <w:lastRenderedPageBreak/>
        <w:t>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005D6822" w:rsidR="00E04326" w:rsidRDefault="00EA1641" w:rsidP="00EA1641">
      <w:pPr>
        <w:shd w:val="clear" w:color="auto" w:fill="FFFFFF"/>
        <w:rPr>
          <w:rStyle w:val="sep"/>
          <w:rFonts w:ascii="Consolas" w:eastAsia="Times New Roman" w:hAnsi="Consolas"/>
          <w:color w:val="000000"/>
          <w:bdr w:val="none" w:sz="0" w:space="0" w:color="auto" w:frame="1"/>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A708764" w14:textId="77777777" w:rsidR="00E04326" w:rsidRDefault="00E04326">
      <w:pPr>
        <w:rPr>
          <w:rStyle w:val="sep"/>
          <w:rFonts w:ascii="Consolas" w:eastAsia="Times New Roman" w:hAnsi="Consolas"/>
          <w:color w:val="000000"/>
          <w:bdr w:val="none" w:sz="0" w:space="0" w:color="auto" w:frame="1"/>
        </w:rPr>
      </w:pPr>
      <w:r>
        <w:rPr>
          <w:rStyle w:val="sep"/>
          <w:rFonts w:ascii="Consolas" w:eastAsia="Times New Roman" w:hAnsi="Consolas"/>
          <w:color w:val="000000"/>
          <w:bdr w:val="none" w:sz="0" w:space="0" w:color="auto" w:frame="1"/>
        </w:rPr>
        <w:br w:type="page"/>
      </w:r>
    </w:p>
    <w:p w14:paraId="39A1699C" w14:textId="3B75016F" w:rsidR="00EA1641" w:rsidRDefault="00E04326" w:rsidP="00E04326">
      <w:pPr>
        <w:shd w:val="clear" w:color="auto" w:fill="FFFFFF"/>
        <w:jc w:val="center"/>
        <w:rPr>
          <w:ins w:id="823" w:author="Lauren Darr" w:date="2017-07-12T18:31:00Z"/>
          <w:rFonts w:ascii="Consolas" w:eastAsia="Times New Roman" w:hAnsi="Consolas"/>
          <w:color w:val="020202"/>
        </w:rPr>
        <w:pPrChange w:id="824" w:author="Lauren Darr" w:date="2017-07-12T18:30:00Z">
          <w:pPr>
            <w:shd w:val="clear" w:color="auto" w:fill="FFFFFF"/>
          </w:pPr>
        </w:pPrChange>
      </w:pPr>
      <w:r>
        <w:rPr>
          <w:rFonts w:ascii="Consolas" w:eastAsia="Times New Roman" w:hAnsi="Consolas"/>
          <w:color w:val="020202"/>
        </w:rPr>
        <w:lastRenderedPageBreak/>
        <w:t>Appendix</w:t>
      </w:r>
      <w:ins w:id="825" w:author="Lauren Darr" w:date="2017-07-12T18:31:00Z">
        <w:r w:rsidR="00632CB3">
          <w:rPr>
            <w:rFonts w:ascii="Consolas" w:eastAsia="Times New Roman" w:hAnsi="Consolas"/>
            <w:color w:val="020202"/>
          </w:rPr>
          <w:t>-</w:t>
        </w:r>
      </w:ins>
      <w:del w:id="826" w:author="Lauren Darr" w:date="2017-07-12T18:31:00Z">
        <w:r w:rsidDel="00632CB3">
          <w:rPr>
            <w:rFonts w:ascii="Consolas" w:eastAsia="Times New Roman" w:hAnsi="Consolas"/>
            <w:color w:val="020202"/>
          </w:rPr>
          <w:delText xml:space="preserve"> </w:delText>
        </w:r>
      </w:del>
      <w:r>
        <w:rPr>
          <w:rFonts w:ascii="Consolas" w:eastAsia="Times New Roman" w:hAnsi="Consolas"/>
          <w:color w:val="020202"/>
        </w:rPr>
        <w:t>Project 2</w:t>
      </w:r>
    </w:p>
    <w:p w14:paraId="12C4C2B0" w14:textId="77777777" w:rsidR="00632CB3" w:rsidRDefault="00632CB3" w:rsidP="00632CB3">
      <w:pPr>
        <w:shd w:val="clear" w:color="auto" w:fill="FFFFFF"/>
        <w:rPr>
          <w:rFonts w:ascii="Consolas" w:eastAsia="Times New Roman" w:hAnsi="Consolas"/>
          <w:color w:val="020202"/>
        </w:rPr>
      </w:pPr>
    </w:p>
    <w:p w14:paraId="2FED9A93" w14:textId="5AF006AD" w:rsidR="00632CB3" w:rsidRDefault="00632CB3" w:rsidP="00632CB3">
      <w:pPr>
        <w:shd w:val="clear" w:color="auto" w:fill="FFFFFF"/>
        <w:rPr>
          <w:ins w:id="827" w:author="Lauren Darr" w:date="2017-07-12T18:32:00Z"/>
          <w:rFonts w:ascii="Consolas" w:eastAsia="Times New Roman" w:hAnsi="Consolas"/>
          <w:color w:val="020202"/>
        </w:rPr>
      </w:pPr>
      <w:ins w:id="828" w:author="Lauren Darr" w:date="2017-07-12T18:32:00Z">
        <w:r>
          <w:rPr>
            <w:rFonts w:ascii="Consolas" w:eastAsia="Times New Roman" w:hAnsi="Consolas"/>
            <w:color w:val="020202"/>
          </w:rPr>
          <w:t>*/Principal Components Analysis/*</w:t>
        </w:r>
      </w:ins>
    </w:p>
    <w:p w14:paraId="453CF463" w14:textId="77777777" w:rsidR="00632CB3" w:rsidRDefault="00632CB3" w:rsidP="00632CB3">
      <w:pPr>
        <w:shd w:val="clear" w:color="auto" w:fill="FFFFFF"/>
        <w:rPr>
          <w:rFonts w:ascii="Consolas" w:eastAsia="Times New Roman" w:hAnsi="Consolas"/>
          <w:color w:val="020202"/>
        </w:rPr>
      </w:pPr>
    </w:p>
    <w:p w14:paraId="41A2599E"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import</w:t>
      </w:r>
    </w:p>
    <w:p w14:paraId="0C54DDA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datafile='/home/iangelov0/kaggle/train.csv'</w:t>
      </w:r>
    </w:p>
    <w:p w14:paraId="2EC87F6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out=train</w:t>
      </w:r>
    </w:p>
    <w:p w14:paraId="5CCB5DB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dbms=CSV</w:t>
      </w:r>
    </w:p>
    <w:p w14:paraId="00D624A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r w:rsidRPr="00632CB3">
        <w:rPr>
          <w:rFonts w:ascii="Consolas" w:eastAsia="Times New Roman" w:hAnsi="Consolas"/>
          <w:color w:val="020202"/>
        </w:rPr>
        <w:tab/>
        <w:t>replace;</w:t>
      </w:r>
    </w:p>
    <w:p w14:paraId="3248A38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getnames=yes;</w:t>
      </w:r>
    </w:p>
    <w:p w14:paraId="27B59CB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datarow=2;</w:t>
      </w:r>
    </w:p>
    <w:p w14:paraId="7D4968A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guessingrows=2000;</w:t>
      </w:r>
    </w:p>
    <w:p w14:paraId="0440231A" w14:textId="77777777" w:rsidR="00632CB3" w:rsidRPr="00632CB3" w:rsidRDefault="00632CB3" w:rsidP="00632CB3">
      <w:pPr>
        <w:shd w:val="clear" w:color="auto" w:fill="FFFFFF"/>
        <w:rPr>
          <w:rFonts w:ascii="Consolas" w:eastAsia="Times New Roman" w:hAnsi="Consolas"/>
          <w:color w:val="020202"/>
        </w:rPr>
      </w:pPr>
    </w:p>
    <w:p w14:paraId="2B8F4B4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import</w:t>
      </w:r>
    </w:p>
    <w:p w14:paraId="3347AA6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datafile='/home/iangelov0/kaggle/test.csv'</w:t>
      </w:r>
    </w:p>
    <w:p w14:paraId="5F61E3F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out=test</w:t>
      </w:r>
    </w:p>
    <w:p w14:paraId="4972BEA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dbms=CSV</w:t>
      </w:r>
    </w:p>
    <w:p w14:paraId="5208597E"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r w:rsidRPr="00632CB3">
        <w:rPr>
          <w:rFonts w:ascii="Consolas" w:eastAsia="Times New Roman" w:hAnsi="Consolas"/>
          <w:color w:val="020202"/>
        </w:rPr>
        <w:tab/>
        <w:t>replace;</w:t>
      </w:r>
    </w:p>
    <w:p w14:paraId="255E0E4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getnames=yes;</w:t>
      </w:r>
    </w:p>
    <w:p w14:paraId="24570CB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datarow=2;</w:t>
      </w:r>
    </w:p>
    <w:p w14:paraId="3A8FAE89"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guessingrows=2000;</w:t>
      </w:r>
    </w:p>
    <w:p w14:paraId="35278062" w14:textId="77777777" w:rsidR="00632CB3" w:rsidRPr="00632CB3" w:rsidRDefault="00632CB3" w:rsidP="00632CB3">
      <w:pPr>
        <w:shd w:val="clear" w:color="auto" w:fill="FFFFFF"/>
        <w:rPr>
          <w:rFonts w:ascii="Consolas" w:eastAsia="Times New Roman" w:hAnsi="Consolas"/>
          <w:color w:val="020202"/>
        </w:rPr>
      </w:pPr>
    </w:p>
    <w:p w14:paraId="4774F56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test;</w:t>
      </w:r>
    </w:p>
    <w:p w14:paraId="6CF8884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test;</w:t>
      </w:r>
    </w:p>
    <w:p w14:paraId="158FF2CB" w14:textId="77777777" w:rsidR="00632CB3" w:rsidRPr="00632CB3" w:rsidRDefault="00632CB3" w:rsidP="00632CB3">
      <w:pPr>
        <w:shd w:val="clear" w:color="auto" w:fill="FFFFFF"/>
        <w:rPr>
          <w:rFonts w:ascii="Consolas" w:eastAsia="Times New Roman" w:hAnsi="Consolas"/>
          <w:color w:val="020202"/>
        </w:rPr>
      </w:pPr>
    </w:p>
    <w:p w14:paraId="4E620CD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new5 = input(BsmtFullBath, 8.);</w:t>
      </w:r>
    </w:p>
    <w:p w14:paraId="22929B2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BsmtFullBath;</w:t>
      </w:r>
    </w:p>
    <w:p w14:paraId="6D57BA6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if new5=. then new5=0;</w:t>
      </w:r>
    </w:p>
    <w:p w14:paraId="5995FB7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rename new5=BsmtFullBath;</w:t>
      </w:r>
    </w:p>
    <w:p w14:paraId="69DC26F1" w14:textId="77777777" w:rsidR="00632CB3" w:rsidRPr="00632CB3" w:rsidRDefault="00632CB3" w:rsidP="00632CB3">
      <w:pPr>
        <w:shd w:val="clear" w:color="auto" w:fill="FFFFFF"/>
        <w:rPr>
          <w:rFonts w:ascii="Consolas" w:eastAsia="Times New Roman" w:hAnsi="Consolas"/>
          <w:color w:val="020202"/>
        </w:rPr>
      </w:pPr>
    </w:p>
    <w:p w14:paraId="3DCEE649"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new6 = input(BsmtHalfBath, 8.);</w:t>
      </w:r>
    </w:p>
    <w:p w14:paraId="4565463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BsmtHalfBath;</w:t>
      </w:r>
    </w:p>
    <w:p w14:paraId="5943F26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if new6=. then new6=0;</w:t>
      </w:r>
    </w:p>
    <w:p w14:paraId="1EB6BF9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rename new6=BsmtHalfBath;</w:t>
      </w:r>
    </w:p>
    <w:p w14:paraId="63E00453" w14:textId="77777777" w:rsidR="00632CB3" w:rsidRPr="00632CB3" w:rsidRDefault="00632CB3" w:rsidP="00632CB3">
      <w:pPr>
        <w:shd w:val="clear" w:color="auto" w:fill="FFFFFF"/>
        <w:rPr>
          <w:rFonts w:ascii="Consolas" w:eastAsia="Times New Roman" w:hAnsi="Consolas"/>
          <w:color w:val="020202"/>
        </w:rPr>
      </w:pPr>
    </w:p>
    <w:p w14:paraId="2412DE8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new8 = input(GarageCars, 8.);</w:t>
      </w:r>
    </w:p>
    <w:p w14:paraId="02EF12D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GarageCars;</w:t>
      </w:r>
    </w:p>
    <w:p w14:paraId="28B1C3D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if new8=. then new8=0;</w:t>
      </w:r>
    </w:p>
    <w:p w14:paraId="46B3599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rename new8=GarageCars;</w:t>
      </w:r>
    </w:p>
    <w:p w14:paraId="697FD23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p>
    <w:p w14:paraId="67B046D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test;</w:t>
      </w:r>
    </w:p>
    <w:p w14:paraId="709AB58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test;</w:t>
      </w:r>
    </w:p>
    <w:p w14:paraId="7A327C1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KEEP Id LotArea OverallQual OverallCond YearBuilt YearRemodAdd _1stFlrSF GrLivArea BsmtFullBath BsmtHalfBath FullBath HalfBath TotRmsAbvGrd Fireplaces GarageCars;</w:t>
      </w:r>
    </w:p>
    <w:p w14:paraId="7DD06BC7" w14:textId="77777777" w:rsidR="00632CB3" w:rsidRPr="00632CB3" w:rsidRDefault="00632CB3" w:rsidP="00632CB3">
      <w:pPr>
        <w:shd w:val="clear" w:color="auto" w:fill="FFFFFF"/>
        <w:rPr>
          <w:rFonts w:ascii="Consolas" w:eastAsia="Times New Roman" w:hAnsi="Consolas"/>
          <w:color w:val="020202"/>
        </w:rPr>
      </w:pPr>
    </w:p>
    <w:p w14:paraId="3FC3AC4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lastRenderedPageBreak/>
        <w:t>data dataset;</w:t>
      </w:r>
    </w:p>
    <w:p w14:paraId="50B3EFF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train test;</w:t>
      </w:r>
    </w:p>
    <w:p w14:paraId="2208981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KEEP Id SalePrice LotArea OverallQual OverallCond YearBuilt YearRemodAdd _1stFlrSF GrLivArea BsmtFullBath BsmtHalfBath FullBath HalfBath TotRmsAbvGrd Fireplaces GarageCars;</w:t>
      </w:r>
    </w:p>
    <w:p w14:paraId="3EC066C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p>
    <w:p w14:paraId="7633BCC0" w14:textId="77777777" w:rsidR="00632CB3" w:rsidRPr="00632CB3" w:rsidRDefault="00632CB3" w:rsidP="00632CB3">
      <w:pPr>
        <w:shd w:val="clear" w:color="auto" w:fill="FFFFFF"/>
        <w:rPr>
          <w:rFonts w:ascii="Consolas" w:eastAsia="Times New Roman" w:hAnsi="Consolas"/>
          <w:color w:val="020202"/>
        </w:rPr>
      </w:pPr>
    </w:p>
    <w:p w14:paraId="39DD177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transformed;</w:t>
      </w:r>
    </w:p>
    <w:p w14:paraId="71DB45D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dataset;</w:t>
      </w:r>
    </w:p>
    <w:p w14:paraId="0412453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Id;</w:t>
      </w:r>
    </w:p>
    <w:p w14:paraId="4BF6CE4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SalePrice;</w:t>
      </w:r>
    </w:p>
    <w:p w14:paraId="5653B469"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p>
    <w:p w14:paraId="643CF25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array vars _numeric_;</w:t>
      </w:r>
    </w:p>
    <w:p w14:paraId="1129D76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do over vars;</w:t>
      </w:r>
    </w:p>
    <w:p w14:paraId="0D39AEE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r w:rsidRPr="00632CB3">
        <w:rPr>
          <w:rFonts w:ascii="Consolas" w:eastAsia="Times New Roman" w:hAnsi="Consolas"/>
          <w:color w:val="020202"/>
        </w:rPr>
        <w:tab/>
        <w:t>vars=log(vars+1);</w:t>
      </w:r>
    </w:p>
    <w:p w14:paraId="78F708D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end;</w:t>
      </w:r>
    </w:p>
    <w:p w14:paraId="381AF9C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p>
    <w:p w14:paraId="7DEDCAE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dataset;</w:t>
      </w:r>
    </w:p>
    <w:p w14:paraId="268E81F9"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merge dataset transformed;</w:t>
      </w:r>
    </w:p>
    <w:p w14:paraId="441CF6D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SalePrice = log10(SalePrice);</w:t>
      </w:r>
    </w:p>
    <w:p w14:paraId="26355CBC" w14:textId="77777777" w:rsidR="00632CB3" w:rsidRPr="00632CB3" w:rsidRDefault="00632CB3" w:rsidP="00632CB3">
      <w:pPr>
        <w:shd w:val="clear" w:color="auto" w:fill="FFFFFF"/>
        <w:rPr>
          <w:rFonts w:ascii="Consolas" w:eastAsia="Times New Roman" w:hAnsi="Consolas"/>
          <w:color w:val="020202"/>
        </w:rPr>
      </w:pPr>
    </w:p>
    <w:p w14:paraId="68336399" w14:textId="77777777" w:rsidR="00632CB3" w:rsidRPr="00632CB3" w:rsidRDefault="00632CB3" w:rsidP="00632CB3">
      <w:pPr>
        <w:shd w:val="clear" w:color="auto" w:fill="FFFFFF"/>
        <w:rPr>
          <w:rFonts w:ascii="Consolas" w:eastAsia="Times New Roman" w:hAnsi="Consolas"/>
          <w:color w:val="020202"/>
        </w:rPr>
      </w:pPr>
    </w:p>
    <w:p w14:paraId="1680D37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673DC29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Output some data</w:t>
      </w:r>
    </w:p>
    <w:p w14:paraId="475E06F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7D3D5CA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print data=dataset (obs=10);</w:t>
      </w:r>
    </w:p>
    <w:p w14:paraId="36199F8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means data=dataset;</w:t>
      </w:r>
    </w:p>
    <w:p w14:paraId="100AFFB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means data=dataset N NMISS;</w:t>
      </w:r>
    </w:p>
    <w:p w14:paraId="11004C3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means data=test N NMISS;</w:t>
      </w:r>
    </w:p>
    <w:p w14:paraId="5377EFA8" w14:textId="77777777" w:rsidR="00632CB3" w:rsidRPr="00632CB3" w:rsidRDefault="00632CB3" w:rsidP="00632CB3">
      <w:pPr>
        <w:shd w:val="clear" w:color="auto" w:fill="FFFFFF"/>
        <w:rPr>
          <w:rFonts w:ascii="Consolas" w:eastAsia="Times New Roman" w:hAnsi="Consolas"/>
          <w:color w:val="020202"/>
        </w:rPr>
      </w:pPr>
    </w:p>
    <w:p w14:paraId="3B31E389" w14:textId="77777777" w:rsidR="00632CB3" w:rsidRPr="00632CB3" w:rsidRDefault="00632CB3" w:rsidP="00632CB3">
      <w:pPr>
        <w:shd w:val="clear" w:color="auto" w:fill="FFFFFF"/>
        <w:rPr>
          <w:rFonts w:ascii="Consolas" w:eastAsia="Times New Roman" w:hAnsi="Consolas"/>
          <w:color w:val="020202"/>
        </w:rPr>
      </w:pPr>
    </w:p>
    <w:p w14:paraId="03F2E10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17AE9BD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Get cooks'd for all continious vars</w:t>
      </w:r>
    </w:p>
    <w:p w14:paraId="209E1F1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influance will contain the result</w:t>
      </w:r>
    </w:p>
    <w:p w14:paraId="6D1C6D5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769C236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reg data=dataset plots=diagnostics;</w:t>
      </w:r>
    </w:p>
    <w:p w14:paraId="5F06530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model SalePrice=LotArea OverallQual OverallCond YearBuilt YearRemodAdd _1stFlrSF GrLivArea BsmtFullBath BsmtHalfBath FullBath HalfBath TotRmsAbvGrd Fireplaces GarageCars</w:t>
      </w:r>
    </w:p>
    <w:p w14:paraId="10ABE0B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 noprint;</w:t>
      </w:r>
    </w:p>
    <w:p w14:paraId="2CD9075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output out=influance cookd=cookd NOPRINT;</w:t>
      </w:r>
    </w:p>
    <w:p w14:paraId="1CFBE1FD" w14:textId="77777777" w:rsidR="00632CB3" w:rsidRPr="00632CB3" w:rsidRDefault="00632CB3" w:rsidP="00632CB3">
      <w:pPr>
        <w:shd w:val="clear" w:color="auto" w:fill="FFFFFF"/>
        <w:rPr>
          <w:rFonts w:ascii="Consolas" w:eastAsia="Times New Roman" w:hAnsi="Consolas"/>
          <w:color w:val="020202"/>
        </w:rPr>
      </w:pPr>
    </w:p>
    <w:p w14:paraId="061955A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14F841C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Remove all columns but cookd</w:t>
      </w:r>
    </w:p>
    <w:p w14:paraId="13008C7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Just to keep the dataset clean</w:t>
      </w:r>
    </w:p>
    <w:p w14:paraId="171A9AC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72AFEE4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lastRenderedPageBreak/>
        <w:t>data influance;</w:t>
      </w:r>
    </w:p>
    <w:p w14:paraId="6254DF8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influance;</w:t>
      </w:r>
    </w:p>
    <w:p w14:paraId="6D11024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keep cookd;</w:t>
      </w:r>
    </w:p>
    <w:p w14:paraId="4090763E" w14:textId="77777777" w:rsidR="00632CB3" w:rsidRPr="00632CB3" w:rsidRDefault="00632CB3" w:rsidP="00632CB3">
      <w:pPr>
        <w:shd w:val="clear" w:color="auto" w:fill="FFFFFF"/>
        <w:rPr>
          <w:rFonts w:ascii="Consolas" w:eastAsia="Times New Roman" w:hAnsi="Consolas"/>
          <w:color w:val="020202"/>
        </w:rPr>
      </w:pPr>
    </w:p>
    <w:p w14:paraId="0115017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1DE5FD0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Merge the two datasets</w:t>
      </w:r>
    </w:p>
    <w:p w14:paraId="1B281A3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dataset will now have a variable cookd</w:t>
      </w:r>
    </w:p>
    <w:p w14:paraId="6C82387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Remove all very large cooks'd</w:t>
      </w:r>
    </w:p>
    <w:p w14:paraId="5ABDCB5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A rule of thumb cutoff is 4/N (N - obs)</w:t>
      </w:r>
    </w:p>
    <w:p w14:paraId="3E2ECC8E"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246A386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dataset;</w:t>
      </w:r>
    </w:p>
    <w:p w14:paraId="1A02B8F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merge dataset influance;</w:t>
      </w:r>
    </w:p>
    <w:p w14:paraId="757D89C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r>
    </w:p>
    <w:p w14:paraId="6C1B992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dataset;</w:t>
      </w:r>
    </w:p>
    <w:p w14:paraId="79CEF209"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dataset;</w:t>
      </w:r>
    </w:p>
    <w:p w14:paraId="13283C2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where cookd &lt; 4/1460;</w:t>
      </w:r>
    </w:p>
    <w:p w14:paraId="0997976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drop cookd;</w:t>
      </w:r>
    </w:p>
    <w:p w14:paraId="17973277" w14:textId="77777777" w:rsidR="00632CB3" w:rsidRPr="00632CB3" w:rsidRDefault="00632CB3" w:rsidP="00632CB3">
      <w:pPr>
        <w:shd w:val="clear" w:color="auto" w:fill="FFFFFF"/>
        <w:rPr>
          <w:rFonts w:ascii="Consolas" w:eastAsia="Times New Roman" w:hAnsi="Consolas"/>
          <w:color w:val="020202"/>
        </w:rPr>
      </w:pPr>
    </w:p>
    <w:p w14:paraId="1E77CAF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print data=dataset (obs=10);</w:t>
      </w:r>
    </w:p>
    <w:p w14:paraId="74B2F18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means data=dataset;</w:t>
      </w:r>
    </w:p>
    <w:p w14:paraId="0FE88291" w14:textId="77777777" w:rsidR="00632CB3" w:rsidRPr="00632CB3" w:rsidRDefault="00632CB3" w:rsidP="00632CB3">
      <w:pPr>
        <w:shd w:val="clear" w:color="auto" w:fill="FFFFFF"/>
        <w:rPr>
          <w:rFonts w:ascii="Consolas" w:eastAsia="Times New Roman" w:hAnsi="Consolas"/>
          <w:color w:val="020202"/>
        </w:rPr>
      </w:pPr>
    </w:p>
    <w:p w14:paraId="65E5A2E8"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35A77AE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Get PCA analysis</w:t>
      </w:r>
    </w:p>
    <w:p w14:paraId="75226A2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444F0E2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princomp data=dataset;</w:t>
      </w:r>
    </w:p>
    <w:p w14:paraId="27DF63D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var LotArea OverallQual OverallCond YearBuilt YearRemodAdd _1stFlrSF GrLivArea BsmtFullBath BsmtHalfBath FullBath HalfBath TotRmsAbvGrd Fireplaces GarageCars;</w:t>
      </w:r>
    </w:p>
    <w:p w14:paraId="4006B96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run;</w:t>
      </w:r>
    </w:p>
    <w:p w14:paraId="5D036D06" w14:textId="77777777" w:rsidR="00632CB3" w:rsidRPr="00632CB3" w:rsidRDefault="00632CB3" w:rsidP="00632CB3">
      <w:pPr>
        <w:shd w:val="clear" w:color="auto" w:fill="FFFFFF"/>
        <w:rPr>
          <w:rFonts w:ascii="Consolas" w:eastAsia="Times New Roman" w:hAnsi="Consolas"/>
          <w:color w:val="020202"/>
        </w:rPr>
      </w:pPr>
    </w:p>
    <w:p w14:paraId="677A5964"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5BC445D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create regression with PCA</w:t>
      </w:r>
    </w:p>
    <w:p w14:paraId="13B8344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1CB971B7"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pls data=dataset cv=SPLIT(5) nfac=8 cvtest(seed=1234);</w:t>
      </w:r>
    </w:p>
    <w:p w14:paraId="114C33A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model SalePrice = LotArea OverallQual OverallCond YearBuilt YearRemodAdd _1stFlrSF GrLivArea BsmtFullBath BsmtHalfBath FullBath HalfBath TotRmsAbvGrd Fireplaces GarageCars;</w:t>
      </w:r>
    </w:p>
    <w:p w14:paraId="3365592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output out=regout(where=(SalePrice=.)) p=predicted;</w:t>
      </w:r>
    </w:p>
    <w:p w14:paraId="521A8A8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run;</w:t>
      </w:r>
    </w:p>
    <w:p w14:paraId="5F40666E" w14:textId="77777777" w:rsidR="00632CB3" w:rsidRPr="00632CB3" w:rsidRDefault="00632CB3" w:rsidP="00632CB3">
      <w:pPr>
        <w:shd w:val="clear" w:color="auto" w:fill="FFFFFF"/>
        <w:rPr>
          <w:rFonts w:ascii="Consolas" w:eastAsia="Times New Roman" w:hAnsi="Consolas"/>
          <w:color w:val="020202"/>
        </w:rPr>
      </w:pPr>
    </w:p>
    <w:p w14:paraId="44A6758F" w14:textId="77777777" w:rsidR="00632CB3" w:rsidRPr="00632CB3" w:rsidRDefault="00632CB3" w:rsidP="00632CB3">
      <w:pPr>
        <w:shd w:val="clear" w:color="auto" w:fill="FFFFFF"/>
        <w:rPr>
          <w:rFonts w:ascii="Consolas" w:eastAsia="Times New Roman" w:hAnsi="Consolas"/>
          <w:color w:val="020202"/>
        </w:rPr>
      </w:pPr>
    </w:p>
    <w:p w14:paraId="40F8C27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224A49EC"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Create the final dataset</w:t>
      </w:r>
    </w:p>
    <w:p w14:paraId="170296AA"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595AA683"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data submission;</w:t>
      </w:r>
    </w:p>
    <w:p w14:paraId="05B2D69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set regout;</w:t>
      </w:r>
    </w:p>
    <w:p w14:paraId="38E03BDF"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lastRenderedPageBreak/>
        <w:tab/>
        <w:t>/* since we took square root now have to addjuct back */</w:t>
      </w:r>
    </w:p>
    <w:p w14:paraId="0D65B70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SalePrice = 10 ** predicted;</w:t>
      </w:r>
    </w:p>
    <w:p w14:paraId="122A3E70"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keep Id SalePrice;</w:t>
      </w:r>
    </w:p>
    <w:p w14:paraId="79AA1471" w14:textId="77777777" w:rsidR="00632CB3" w:rsidRPr="00632CB3" w:rsidRDefault="00632CB3" w:rsidP="00632CB3">
      <w:pPr>
        <w:shd w:val="clear" w:color="auto" w:fill="FFFFFF"/>
        <w:rPr>
          <w:rFonts w:ascii="Consolas" w:eastAsia="Times New Roman" w:hAnsi="Consolas"/>
          <w:color w:val="020202"/>
        </w:rPr>
      </w:pPr>
      <w:bookmarkStart w:id="829" w:name="_GoBack"/>
      <w:bookmarkEnd w:id="829"/>
    </w:p>
    <w:p w14:paraId="0CDF3761"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w:t>
      </w:r>
    </w:p>
    <w:p w14:paraId="6A5C2F5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Export the result to csv</w:t>
      </w:r>
    </w:p>
    <w:p w14:paraId="6D9047A2"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531912CD"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proc export data=submission dbms=csv</w:t>
      </w:r>
    </w:p>
    <w:p w14:paraId="03F3338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outfile="/home/iangelov0/kaggle/submission.csv"</w:t>
      </w:r>
    </w:p>
    <w:p w14:paraId="240D12A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ab/>
        <w:t>replace;</w:t>
      </w:r>
    </w:p>
    <w:p w14:paraId="249111CB"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6C646805"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 Kaggle score: 0.14198</w:t>
      </w:r>
    </w:p>
    <w:p w14:paraId="62F76866" w14:textId="77777777" w:rsidR="00632CB3" w:rsidRPr="00632CB3" w:rsidRDefault="00632CB3" w:rsidP="00632CB3">
      <w:pPr>
        <w:shd w:val="clear" w:color="auto" w:fill="FFFFFF"/>
        <w:rPr>
          <w:rFonts w:ascii="Consolas" w:eastAsia="Times New Roman" w:hAnsi="Consolas"/>
          <w:color w:val="020202"/>
        </w:rPr>
      </w:pPr>
      <w:r w:rsidRPr="00632CB3">
        <w:rPr>
          <w:rFonts w:ascii="Consolas" w:eastAsia="Times New Roman" w:hAnsi="Consolas"/>
          <w:color w:val="020202"/>
        </w:rPr>
        <w:t xml:space="preserve"> */</w:t>
      </w:r>
    </w:p>
    <w:p w14:paraId="21D93DDB" w14:textId="486CF023" w:rsidR="00632CB3" w:rsidRPr="00632CB3" w:rsidDel="00632CB3" w:rsidRDefault="00632CB3" w:rsidP="00632CB3">
      <w:pPr>
        <w:shd w:val="clear" w:color="auto" w:fill="FFFFFF"/>
        <w:rPr>
          <w:del w:id="830" w:author="Lauren Darr" w:date="2017-07-12T18:33:00Z"/>
          <w:rFonts w:ascii="Consolas" w:eastAsia="Times New Roman" w:hAnsi="Consolas"/>
          <w:color w:val="020202"/>
        </w:rPr>
        <w:pPrChange w:id="831" w:author="Lauren Darr" w:date="2017-07-12T18:31:00Z">
          <w:pPr>
            <w:shd w:val="clear" w:color="auto" w:fill="FFFFFF"/>
            <w:jc w:val="center"/>
          </w:pPr>
        </w:pPrChange>
      </w:pPr>
      <w:r w:rsidRPr="00632CB3">
        <w:rPr>
          <w:rFonts w:ascii="Consolas" w:eastAsia="Times New Roman" w:hAnsi="Consolas"/>
          <w:color w:val="020202"/>
        </w:rPr>
        <w:t>run;</w:t>
      </w:r>
      <w:del w:id="832" w:author="Lauren Darr" w:date="2017-07-12T18:33:00Z">
        <w:r w:rsidRPr="00632CB3" w:rsidDel="00632CB3">
          <w:rPr>
            <w:rFonts w:ascii="Consolas" w:eastAsia="Times New Roman" w:hAnsi="Consolas"/>
            <w:color w:val="020202"/>
          </w:rPr>
          <w:delText>proc import</w:delText>
        </w:r>
      </w:del>
    </w:p>
    <w:p w14:paraId="2626BE5F" w14:textId="4EF88B3F" w:rsidR="00632CB3" w:rsidRPr="00632CB3" w:rsidDel="00632CB3" w:rsidRDefault="00632CB3" w:rsidP="00632CB3">
      <w:pPr>
        <w:shd w:val="clear" w:color="auto" w:fill="FFFFFF"/>
        <w:rPr>
          <w:del w:id="833" w:author="Lauren Darr" w:date="2017-07-12T18:33:00Z"/>
          <w:rFonts w:ascii="Consolas" w:eastAsia="Times New Roman" w:hAnsi="Consolas"/>
          <w:color w:val="020202"/>
        </w:rPr>
        <w:pPrChange w:id="834" w:author="Lauren Darr" w:date="2017-07-12T18:31:00Z">
          <w:pPr>
            <w:shd w:val="clear" w:color="auto" w:fill="FFFFFF"/>
            <w:jc w:val="center"/>
          </w:pPr>
        </w:pPrChange>
      </w:pPr>
      <w:del w:id="835" w:author="Lauren Darr" w:date="2017-07-12T18:33:00Z">
        <w:r w:rsidRPr="00632CB3" w:rsidDel="00632CB3">
          <w:rPr>
            <w:rFonts w:ascii="Consolas" w:eastAsia="Times New Roman" w:hAnsi="Consolas"/>
            <w:color w:val="020202"/>
          </w:rPr>
          <w:tab/>
          <w:delText>datafile='/home/iangelov0/kaggle/train.csv'</w:delText>
        </w:r>
      </w:del>
    </w:p>
    <w:p w14:paraId="376204C0" w14:textId="7780050A" w:rsidR="00632CB3" w:rsidRPr="00632CB3" w:rsidDel="00632CB3" w:rsidRDefault="00632CB3" w:rsidP="00632CB3">
      <w:pPr>
        <w:shd w:val="clear" w:color="auto" w:fill="FFFFFF"/>
        <w:rPr>
          <w:del w:id="836" w:author="Lauren Darr" w:date="2017-07-12T18:33:00Z"/>
          <w:rFonts w:ascii="Consolas" w:eastAsia="Times New Roman" w:hAnsi="Consolas"/>
          <w:color w:val="020202"/>
        </w:rPr>
        <w:pPrChange w:id="837" w:author="Lauren Darr" w:date="2017-07-12T18:31:00Z">
          <w:pPr>
            <w:shd w:val="clear" w:color="auto" w:fill="FFFFFF"/>
            <w:jc w:val="center"/>
          </w:pPr>
        </w:pPrChange>
      </w:pPr>
      <w:del w:id="838" w:author="Lauren Darr" w:date="2017-07-12T18:33:00Z">
        <w:r w:rsidRPr="00632CB3" w:rsidDel="00632CB3">
          <w:rPr>
            <w:rFonts w:ascii="Consolas" w:eastAsia="Times New Roman" w:hAnsi="Consolas"/>
            <w:color w:val="020202"/>
          </w:rPr>
          <w:tab/>
          <w:delText>out=train</w:delText>
        </w:r>
      </w:del>
    </w:p>
    <w:p w14:paraId="465D031B" w14:textId="054E4560" w:rsidR="00632CB3" w:rsidRPr="00632CB3" w:rsidDel="00632CB3" w:rsidRDefault="00632CB3" w:rsidP="00632CB3">
      <w:pPr>
        <w:shd w:val="clear" w:color="auto" w:fill="FFFFFF"/>
        <w:rPr>
          <w:del w:id="839" w:author="Lauren Darr" w:date="2017-07-12T18:33:00Z"/>
          <w:rFonts w:ascii="Consolas" w:eastAsia="Times New Roman" w:hAnsi="Consolas"/>
          <w:color w:val="020202"/>
        </w:rPr>
        <w:pPrChange w:id="840" w:author="Lauren Darr" w:date="2017-07-12T18:31:00Z">
          <w:pPr>
            <w:shd w:val="clear" w:color="auto" w:fill="FFFFFF"/>
            <w:jc w:val="center"/>
          </w:pPr>
        </w:pPrChange>
      </w:pPr>
      <w:del w:id="841" w:author="Lauren Darr" w:date="2017-07-12T18:33:00Z">
        <w:r w:rsidRPr="00632CB3" w:rsidDel="00632CB3">
          <w:rPr>
            <w:rFonts w:ascii="Consolas" w:eastAsia="Times New Roman" w:hAnsi="Consolas"/>
            <w:color w:val="020202"/>
          </w:rPr>
          <w:tab/>
          <w:delText>dbms=CSV</w:delText>
        </w:r>
      </w:del>
    </w:p>
    <w:p w14:paraId="794CF5FA" w14:textId="26C8275A" w:rsidR="00632CB3" w:rsidRPr="00632CB3" w:rsidDel="00632CB3" w:rsidRDefault="00632CB3" w:rsidP="00632CB3">
      <w:pPr>
        <w:shd w:val="clear" w:color="auto" w:fill="FFFFFF"/>
        <w:rPr>
          <w:del w:id="842" w:author="Lauren Darr" w:date="2017-07-12T18:33:00Z"/>
          <w:rFonts w:ascii="Consolas" w:eastAsia="Times New Roman" w:hAnsi="Consolas"/>
          <w:color w:val="020202"/>
        </w:rPr>
        <w:pPrChange w:id="843" w:author="Lauren Darr" w:date="2017-07-12T18:31:00Z">
          <w:pPr>
            <w:shd w:val="clear" w:color="auto" w:fill="FFFFFF"/>
            <w:jc w:val="center"/>
          </w:pPr>
        </w:pPrChange>
      </w:pPr>
      <w:del w:id="844" w:author="Lauren Darr" w:date="2017-07-12T18:33:00Z">
        <w:r w:rsidRPr="00632CB3" w:rsidDel="00632CB3">
          <w:rPr>
            <w:rFonts w:ascii="Consolas" w:eastAsia="Times New Roman" w:hAnsi="Consolas"/>
            <w:color w:val="020202"/>
          </w:rPr>
          <w:delText xml:space="preserve"> </w:delText>
        </w:r>
        <w:r w:rsidRPr="00632CB3" w:rsidDel="00632CB3">
          <w:rPr>
            <w:rFonts w:ascii="Consolas" w:eastAsia="Times New Roman" w:hAnsi="Consolas"/>
            <w:color w:val="020202"/>
          </w:rPr>
          <w:tab/>
          <w:delText>replace;</w:delText>
        </w:r>
      </w:del>
    </w:p>
    <w:p w14:paraId="1885697D" w14:textId="679A795D" w:rsidR="00632CB3" w:rsidRPr="00632CB3" w:rsidDel="00632CB3" w:rsidRDefault="00632CB3" w:rsidP="00632CB3">
      <w:pPr>
        <w:shd w:val="clear" w:color="auto" w:fill="FFFFFF"/>
        <w:rPr>
          <w:del w:id="845" w:author="Lauren Darr" w:date="2017-07-12T18:33:00Z"/>
          <w:rFonts w:ascii="Consolas" w:eastAsia="Times New Roman" w:hAnsi="Consolas"/>
          <w:color w:val="020202"/>
        </w:rPr>
        <w:pPrChange w:id="846" w:author="Lauren Darr" w:date="2017-07-12T18:31:00Z">
          <w:pPr>
            <w:shd w:val="clear" w:color="auto" w:fill="FFFFFF"/>
            <w:jc w:val="center"/>
          </w:pPr>
        </w:pPrChange>
      </w:pPr>
      <w:del w:id="847" w:author="Lauren Darr" w:date="2017-07-12T18:33:00Z">
        <w:r w:rsidRPr="00632CB3" w:rsidDel="00632CB3">
          <w:rPr>
            <w:rFonts w:ascii="Consolas" w:eastAsia="Times New Roman" w:hAnsi="Consolas"/>
            <w:color w:val="020202"/>
          </w:rPr>
          <w:tab/>
          <w:delText>getnames=yes;</w:delText>
        </w:r>
      </w:del>
    </w:p>
    <w:p w14:paraId="512CA904" w14:textId="2C2EE48A" w:rsidR="00632CB3" w:rsidRPr="00632CB3" w:rsidDel="00632CB3" w:rsidRDefault="00632CB3" w:rsidP="00632CB3">
      <w:pPr>
        <w:shd w:val="clear" w:color="auto" w:fill="FFFFFF"/>
        <w:rPr>
          <w:del w:id="848" w:author="Lauren Darr" w:date="2017-07-12T18:33:00Z"/>
          <w:rFonts w:ascii="Consolas" w:eastAsia="Times New Roman" w:hAnsi="Consolas"/>
          <w:color w:val="020202"/>
        </w:rPr>
        <w:pPrChange w:id="849" w:author="Lauren Darr" w:date="2017-07-12T18:31:00Z">
          <w:pPr>
            <w:shd w:val="clear" w:color="auto" w:fill="FFFFFF"/>
            <w:jc w:val="center"/>
          </w:pPr>
        </w:pPrChange>
      </w:pPr>
      <w:del w:id="850" w:author="Lauren Darr" w:date="2017-07-12T18:33:00Z">
        <w:r w:rsidRPr="00632CB3" w:rsidDel="00632CB3">
          <w:rPr>
            <w:rFonts w:ascii="Consolas" w:eastAsia="Times New Roman" w:hAnsi="Consolas"/>
            <w:color w:val="020202"/>
          </w:rPr>
          <w:tab/>
          <w:delText>datarow=2;</w:delText>
        </w:r>
      </w:del>
    </w:p>
    <w:p w14:paraId="395CD8AB" w14:textId="1E02505C" w:rsidR="00632CB3" w:rsidRPr="00632CB3" w:rsidDel="00632CB3" w:rsidRDefault="00632CB3" w:rsidP="00632CB3">
      <w:pPr>
        <w:shd w:val="clear" w:color="auto" w:fill="FFFFFF"/>
        <w:rPr>
          <w:del w:id="851" w:author="Lauren Darr" w:date="2017-07-12T18:33:00Z"/>
          <w:rFonts w:ascii="Consolas" w:eastAsia="Times New Roman" w:hAnsi="Consolas"/>
          <w:color w:val="020202"/>
        </w:rPr>
        <w:pPrChange w:id="852" w:author="Lauren Darr" w:date="2017-07-12T18:31:00Z">
          <w:pPr>
            <w:shd w:val="clear" w:color="auto" w:fill="FFFFFF"/>
            <w:jc w:val="center"/>
          </w:pPr>
        </w:pPrChange>
      </w:pPr>
      <w:del w:id="853" w:author="Lauren Darr" w:date="2017-07-12T18:33:00Z">
        <w:r w:rsidRPr="00632CB3" w:rsidDel="00632CB3">
          <w:rPr>
            <w:rFonts w:ascii="Consolas" w:eastAsia="Times New Roman" w:hAnsi="Consolas"/>
            <w:color w:val="020202"/>
          </w:rPr>
          <w:tab/>
          <w:delText>guessingrows=2000;</w:delText>
        </w:r>
      </w:del>
    </w:p>
    <w:p w14:paraId="39F0E646" w14:textId="59D1A52C" w:rsidR="00632CB3" w:rsidRPr="00632CB3" w:rsidDel="00632CB3" w:rsidRDefault="00632CB3" w:rsidP="00632CB3">
      <w:pPr>
        <w:shd w:val="clear" w:color="auto" w:fill="FFFFFF"/>
        <w:rPr>
          <w:del w:id="854" w:author="Lauren Darr" w:date="2017-07-12T18:33:00Z"/>
          <w:rFonts w:ascii="Consolas" w:eastAsia="Times New Roman" w:hAnsi="Consolas"/>
          <w:color w:val="020202"/>
        </w:rPr>
        <w:pPrChange w:id="855" w:author="Lauren Darr" w:date="2017-07-12T18:31:00Z">
          <w:pPr>
            <w:shd w:val="clear" w:color="auto" w:fill="FFFFFF"/>
            <w:jc w:val="center"/>
          </w:pPr>
        </w:pPrChange>
      </w:pPr>
    </w:p>
    <w:p w14:paraId="69BED036" w14:textId="5ABA7B53" w:rsidR="00632CB3" w:rsidRPr="00632CB3" w:rsidDel="00632CB3" w:rsidRDefault="00632CB3" w:rsidP="00632CB3">
      <w:pPr>
        <w:shd w:val="clear" w:color="auto" w:fill="FFFFFF"/>
        <w:rPr>
          <w:del w:id="856" w:author="Lauren Darr" w:date="2017-07-12T18:33:00Z"/>
          <w:rFonts w:ascii="Consolas" w:eastAsia="Times New Roman" w:hAnsi="Consolas"/>
          <w:color w:val="020202"/>
        </w:rPr>
        <w:pPrChange w:id="857" w:author="Lauren Darr" w:date="2017-07-12T18:31:00Z">
          <w:pPr>
            <w:shd w:val="clear" w:color="auto" w:fill="FFFFFF"/>
            <w:jc w:val="center"/>
          </w:pPr>
        </w:pPrChange>
      </w:pPr>
      <w:del w:id="858" w:author="Lauren Darr" w:date="2017-07-12T18:33:00Z">
        <w:r w:rsidRPr="00632CB3" w:rsidDel="00632CB3">
          <w:rPr>
            <w:rFonts w:ascii="Consolas" w:eastAsia="Times New Roman" w:hAnsi="Consolas"/>
            <w:color w:val="020202"/>
          </w:rPr>
          <w:delText>proc import</w:delText>
        </w:r>
      </w:del>
    </w:p>
    <w:p w14:paraId="58469E14" w14:textId="3F1A0009" w:rsidR="00632CB3" w:rsidRPr="00632CB3" w:rsidDel="00632CB3" w:rsidRDefault="00632CB3" w:rsidP="00632CB3">
      <w:pPr>
        <w:shd w:val="clear" w:color="auto" w:fill="FFFFFF"/>
        <w:rPr>
          <w:del w:id="859" w:author="Lauren Darr" w:date="2017-07-12T18:33:00Z"/>
          <w:rFonts w:ascii="Consolas" w:eastAsia="Times New Roman" w:hAnsi="Consolas"/>
          <w:color w:val="020202"/>
        </w:rPr>
        <w:pPrChange w:id="860" w:author="Lauren Darr" w:date="2017-07-12T18:31:00Z">
          <w:pPr>
            <w:shd w:val="clear" w:color="auto" w:fill="FFFFFF"/>
            <w:jc w:val="center"/>
          </w:pPr>
        </w:pPrChange>
      </w:pPr>
      <w:del w:id="861" w:author="Lauren Darr" w:date="2017-07-12T18:33:00Z">
        <w:r w:rsidRPr="00632CB3" w:rsidDel="00632CB3">
          <w:rPr>
            <w:rFonts w:ascii="Consolas" w:eastAsia="Times New Roman" w:hAnsi="Consolas"/>
            <w:color w:val="020202"/>
          </w:rPr>
          <w:tab/>
          <w:delText>datafile='/home/iangelov0/kaggle/test.csv'</w:delText>
        </w:r>
      </w:del>
    </w:p>
    <w:p w14:paraId="282B45C6" w14:textId="63802DC9" w:rsidR="00632CB3" w:rsidRPr="00632CB3" w:rsidDel="00632CB3" w:rsidRDefault="00632CB3" w:rsidP="00632CB3">
      <w:pPr>
        <w:shd w:val="clear" w:color="auto" w:fill="FFFFFF"/>
        <w:rPr>
          <w:del w:id="862" w:author="Lauren Darr" w:date="2017-07-12T18:33:00Z"/>
          <w:rFonts w:ascii="Consolas" w:eastAsia="Times New Roman" w:hAnsi="Consolas"/>
          <w:color w:val="020202"/>
        </w:rPr>
        <w:pPrChange w:id="863" w:author="Lauren Darr" w:date="2017-07-12T18:31:00Z">
          <w:pPr>
            <w:shd w:val="clear" w:color="auto" w:fill="FFFFFF"/>
            <w:jc w:val="center"/>
          </w:pPr>
        </w:pPrChange>
      </w:pPr>
      <w:del w:id="864" w:author="Lauren Darr" w:date="2017-07-12T18:33:00Z">
        <w:r w:rsidRPr="00632CB3" w:rsidDel="00632CB3">
          <w:rPr>
            <w:rFonts w:ascii="Consolas" w:eastAsia="Times New Roman" w:hAnsi="Consolas"/>
            <w:color w:val="020202"/>
          </w:rPr>
          <w:tab/>
          <w:delText>out=test</w:delText>
        </w:r>
      </w:del>
    </w:p>
    <w:p w14:paraId="1F2094F9" w14:textId="47697407" w:rsidR="00632CB3" w:rsidRPr="00632CB3" w:rsidDel="00632CB3" w:rsidRDefault="00632CB3" w:rsidP="00632CB3">
      <w:pPr>
        <w:shd w:val="clear" w:color="auto" w:fill="FFFFFF"/>
        <w:rPr>
          <w:del w:id="865" w:author="Lauren Darr" w:date="2017-07-12T18:33:00Z"/>
          <w:rFonts w:ascii="Consolas" w:eastAsia="Times New Roman" w:hAnsi="Consolas"/>
          <w:color w:val="020202"/>
        </w:rPr>
        <w:pPrChange w:id="866" w:author="Lauren Darr" w:date="2017-07-12T18:31:00Z">
          <w:pPr>
            <w:shd w:val="clear" w:color="auto" w:fill="FFFFFF"/>
            <w:jc w:val="center"/>
          </w:pPr>
        </w:pPrChange>
      </w:pPr>
      <w:del w:id="867" w:author="Lauren Darr" w:date="2017-07-12T18:33:00Z">
        <w:r w:rsidRPr="00632CB3" w:rsidDel="00632CB3">
          <w:rPr>
            <w:rFonts w:ascii="Consolas" w:eastAsia="Times New Roman" w:hAnsi="Consolas"/>
            <w:color w:val="020202"/>
          </w:rPr>
          <w:tab/>
          <w:delText>dbms=CSV</w:delText>
        </w:r>
      </w:del>
    </w:p>
    <w:p w14:paraId="3FFFD858" w14:textId="3394FB9F" w:rsidR="00632CB3" w:rsidRPr="00632CB3" w:rsidDel="00632CB3" w:rsidRDefault="00632CB3" w:rsidP="00632CB3">
      <w:pPr>
        <w:shd w:val="clear" w:color="auto" w:fill="FFFFFF"/>
        <w:rPr>
          <w:del w:id="868" w:author="Lauren Darr" w:date="2017-07-12T18:33:00Z"/>
          <w:rFonts w:ascii="Consolas" w:eastAsia="Times New Roman" w:hAnsi="Consolas"/>
          <w:color w:val="020202"/>
        </w:rPr>
        <w:pPrChange w:id="869" w:author="Lauren Darr" w:date="2017-07-12T18:31:00Z">
          <w:pPr>
            <w:shd w:val="clear" w:color="auto" w:fill="FFFFFF"/>
            <w:jc w:val="center"/>
          </w:pPr>
        </w:pPrChange>
      </w:pPr>
      <w:del w:id="870" w:author="Lauren Darr" w:date="2017-07-12T18:33:00Z">
        <w:r w:rsidRPr="00632CB3" w:rsidDel="00632CB3">
          <w:rPr>
            <w:rFonts w:ascii="Consolas" w:eastAsia="Times New Roman" w:hAnsi="Consolas"/>
            <w:color w:val="020202"/>
          </w:rPr>
          <w:delText xml:space="preserve"> </w:delText>
        </w:r>
        <w:r w:rsidRPr="00632CB3" w:rsidDel="00632CB3">
          <w:rPr>
            <w:rFonts w:ascii="Consolas" w:eastAsia="Times New Roman" w:hAnsi="Consolas"/>
            <w:color w:val="020202"/>
          </w:rPr>
          <w:tab/>
          <w:delText>replace;</w:delText>
        </w:r>
      </w:del>
    </w:p>
    <w:p w14:paraId="551B712C" w14:textId="7585DCBF" w:rsidR="00632CB3" w:rsidRPr="00632CB3" w:rsidDel="00632CB3" w:rsidRDefault="00632CB3" w:rsidP="00632CB3">
      <w:pPr>
        <w:shd w:val="clear" w:color="auto" w:fill="FFFFFF"/>
        <w:rPr>
          <w:del w:id="871" w:author="Lauren Darr" w:date="2017-07-12T18:33:00Z"/>
          <w:rFonts w:ascii="Consolas" w:eastAsia="Times New Roman" w:hAnsi="Consolas"/>
          <w:color w:val="020202"/>
        </w:rPr>
        <w:pPrChange w:id="872" w:author="Lauren Darr" w:date="2017-07-12T18:31:00Z">
          <w:pPr>
            <w:shd w:val="clear" w:color="auto" w:fill="FFFFFF"/>
            <w:jc w:val="center"/>
          </w:pPr>
        </w:pPrChange>
      </w:pPr>
      <w:del w:id="873" w:author="Lauren Darr" w:date="2017-07-12T18:33:00Z">
        <w:r w:rsidRPr="00632CB3" w:rsidDel="00632CB3">
          <w:rPr>
            <w:rFonts w:ascii="Consolas" w:eastAsia="Times New Roman" w:hAnsi="Consolas"/>
            <w:color w:val="020202"/>
          </w:rPr>
          <w:tab/>
          <w:delText>getnames=yes;</w:delText>
        </w:r>
      </w:del>
    </w:p>
    <w:p w14:paraId="18D19096" w14:textId="2B72915C" w:rsidR="00632CB3" w:rsidRPr="00632CB3" w:rsidDel="00632CB3" w:rsidRDefault="00632CB3" w:rsidP="00632CB3">
      <w:pPr>
        <w:shd w:val="clear" w:color="auto" w:fill="FFFFFF"/>
        <w:rPr>
          <w:del w:id="874" w:author="Lauren Darr" w:date="2017-07-12T18:33:00Z"/>
          <w:rFonts w:ascii="Consolas" w:eastAsia="Times New Roman" w:hAnsi="Consolas"/>
          <w:color w:val="020202"/>
        </w:rPr>
        <w:pPrChange w:id="875" w:author="Lauren Darr" w:date="2017-07-12T18:31:00Z">
          <w:pPr>
            <w:shd w:val="clear" w:color="auto" w:fill="FFFFFF"/>
            <w:jc w:val="center"/>
          </w:pPr>
        </w:pPrChange>
      </w:pPr>
      <w:del w:id="876" w:author="Lauren Darr" w:date="2017-07-12T18:33:00Z">
        <w:r w:rsidRPr="00632CB3" w:rsidDel="00632CB3">
          <w:rPr>
            <w:rFonts w:ascii="Consolas" w:eastAsia="Times New Roman" w:hAnsi="Consolas"/>
            <w:color w:val="020202"/>
          </w:rPr>
          <w:tab/>
          <w:delText>datarow=2;</w:delText>
        </w:r>
      </w:del>
    </w:p>
    <w:p w14:paraId="3AA477AD" w14:textId="653F4791" w:rsidR="00632CB3" w:rsidRPr="00632CB3" w:rsidDel="00632CB3" w:rsidRDefault="00632CB3" w:rsidP="00632CB3">
      <w:pPr>
        <w:shd w:val="clear" w:color="auto" w:fill="FFFFFF"/>
        <w:rPr>
          <w:del w:id="877" w:author="Lauren Darr" w:date="2017-07-12T18:33:00Z"/>
          <w:rFonts w:ascii="Consolas" w:eastAsia="Times New Roman" w:hAnsi="Consolas"/>
          <w:color w:val="020202"/>
        </w:rPr>
        <w:pPrChange w:id="878" w:author="Lauren Darr" w:date="2017-07-12T18:31:00Z">
          <w:pPr>
            <w:shd w:val="clear" w:color="auto" w:fill="FFFFFF"/>
            <w:jc w:val="center"/>
          </w:pPr>
        </w:pPrChange>
      </w:pPr>
      <w:del w:id="879" w:author="Lauren Darr" w:date="2017-07-12T18:33:00Z">
        <w:r w:rsidRPr="00632CB3" w:rsidDel="00632CB3">
          <w:rPr>
            <w:rFonts w:ascii="Consolas" w:eastAsia="Times New Roman" w:hAnsi="Consolas"/>
            <w:color w:val="020202"/>
          </w:rPr>
          <w:tab/>
          <w:delText>guessingrows=2000;</w:delText>
        </w:r>
      </w:del>
    </w:p>
    <w:p w14:paraId="528FEFA1" w14:textId="47A97B03" w:rsidR="00632CB3" w:rsidRPr="00632CB3" w:rsidDel="00632CB3" w:rsidRDefault="00632CB3" w:rsidP="00632CB3">
      <w:pPr>
        <w:shd w:val="clear" w:color="auto" w:fill="FFFFFF"/>
        <w:rPr>
          <w:del w:id="880" w:author="Lauren Darr" w:date="2017-07-12T18:33:00Z"/>
          <w:rFonts w:ascii="Consolas" w:eastAsia="Times New Roman" w:hAnsi="Consolas"/>
          <w:color w:val="020202"/>
        </w:rPr>
        <w:pPrChange w:id="881" w:author="Lauren Darr" w:date="2017-07-12T18:31:00Z">
          <w:pPr>
            <w:shd w:val="clear" w:color="auto" w:fill="FFFFFF"/>
            <w:jc w:val="center"/>
          </w:pPr>
        </w:pPrChange>
      </w:pPr>
    </w:p>
    <w:p w14:paraId="76E8CDC6" w14:textId="4BE10D29" w:rsidR="00632CB3" w:rsidRPr="00632CB3" w:rsidDel="00632CB3" w:rsidRDefault="00632CB3" w:rsidP="00632CB3">
      <w:pPr>
        <w:shd w:val="clear" w:color="auto" w:fill="FFFFFF"/>
        <w:rPr>
          <w:del w:id="882" w:author="Lauren Darr" w:date="2017-07-12T18:33:00Z"/>
          <w:rFonts w:ascii="Consolas" w:eastAsia="Times New Roman" w:hAnsi="Consolas"/>
          <w:color w:val="020202"/>
        </w:rPr>
        <w:pPrChange w:id="883" w:author="Lauren Darr" w:date="2017-07-12T18:31:00Z">
          <w:pPr>
            <w:shd w:val="clear" w:color="auto" w:fill="FFFFFF"/>
            <w:jc w:val="center"/>
          </w:pPr>
        </w:pPrChange>
      </w:pPr>
      <w:del w:id="884" w:author="Lauren Darr" w:date="2017-07-12T18:33:00Z">
        <w:r w:rsidRPr="00632CB3" w:rsidDel="00632CB3">
          <w:rPr>
            <w:rFonts w:ascii="Consolas" w:eastAsia="Times New Roman" w:hAnsi="Consolas"/>
            <w:color w:val="020202"/>
          </w:rPr>
          <w:delText>data test;</w:delText>
        </w:r>
      </w:del>
    </w:p>
    <w:p w14:paraId="5C2B2069" w14:textId="13C2CD64" w:rsidR="00632CB3" w:rsidRPr="00632CB3" w:rsidDel="00632CB3" w:rsidRDefault="00632CB3" w:rsidP="00632CB3">
      <w:pPr>
        <w:shd w:val="clear" w:color="auto" w:fill="FFFFFF"/>
        <w:rPr>
          <w:del w:id="885" w:author="Lauren Darr" w:date="2017-07-12T18:33:00Z"/>
          <w:rFonts w:ascii="Consolas" w:eastAsia="Times New Roman" w:hAnsi="Consolas"/>
          <w:color w:val="020202"/>
        </w:rPr>
        <w:pPrChange w:id="886" w:author="Lauren Darr" w:date="2017-07-12T18:31:00Z">
          <w:pPr>
            <w:shd w:val="clear" w:color="auto" w:fill="FFFFFF"/>
            <w:jc w:val="center"/>
          </w:pPr>
        </w:pPrChange>
      </w:pPr>
      <w:del w:id="887" w:author="Lauren Darr" w:date="2017-07-12T18:33:00Z">
        <w:r w:rsidRPr="00632CB3" w:rsidDel="00632CB3">
          <w:rPr>
            <w:rFonts w:ascii="Consolas" w:eastAsia="Times New Roman" w:hAnsi="Consolas"/>
            <w:color w:val="020202"/>
          </w:rPr>
          <w:tab/>
          <w:delText>set test;</w:delText>
        </w:r>
      </w:del>
    </w:p>
    <w:p w14:paraId="7D87432B" w14:textId="334E3398" w:rsidR="00632CB3" w:rsidRPr="00632CB3" w:rsidDel="00632CB3" w:rsidRDefault="00632CB3" w:rsidP="00632CB3">
      <w:pPr>
        <w:shd w:val="clear" w:color="auto" w:fill="FFFFFF"/>
        <w:rPr>
          <w:del w:id="888" w:author="Lauren Darr" w:date="2017-07-12T18:33:00Z"/>
          <w:rFonts w:ascii="Consolas" w:eastAsia="Times New Roman" w:hAnsi="Consolas"/>
          <w:color w:val="020202"/>
        </w:rPr>
        <w:pPrChange w:id="889" w:author="Lauren Darr" w:date="2017-07-12T18:31:00Z">
          <w:pPr>
            <w:shd w:val="clear" w:color="auto" w:fill="FFFFFF"/>
            <w:jc w:val="center"/>
          </w:pPr>
        </w:pPrChange>
      </w:pPr>
    </w:p>
    <w:p w14:paraId="4928BF75" w14:textId="51A03CDF" w:rsidR="00632CB3" w:rsidRPr="00632CB3" w:rsidDel="00632CB3" w:rsidRDefault="00632CB3" w:rsidP="00632CB3">
      <w:pPr>
        <w:shd w:val="clear" w:color="auto" w:fill="FFFFFF"/>
        <w:rPr>
          <w:del w:id="890" w:author="Lauren Darr" w:date="2017-07-12T18:33:00Z"/>
          <w:rFonts w:ascii="Consolas" w:eastAsia="Times New Roman" w:hAnsi="Consolas"/>
          <w:color w:val="020202"/>
        </w:rPr>
        <w:pPrChange w:id="891" w:author="Lauren Darr" w:date="2017-07-12T18:31:00Z">
          <w:pPr>
            <w:shd w:val="clear" w:color="auto" w:fill="FFFFFF"/>
            <w:jc w:val="center"/>
          </w:pPr>
        </w:pPrChange>
      </w:pPr>
      <w:del w:id="892" w:author="Lauren Darr" w:date="2017-07-12T18:33:00Z">
        <w:r w:rsidRPr="00632CB3" w:rsidDel="00632CB3">
          <w:rPr>
            <w:rFonts w:ascii="Consolas" w:eastAsia="Times New Roman" w:hAnsi="Consolas"/>
            <w:color w:val="020202"/>
          </w:rPr>
          <w:tab/>
          <w:delText>new5 = input(BsmtFullBath, 8.);</w:delText>
        </w:r>
      </w:del>
    </w:p>
    <w:p w14:paraId="3B45C8A4" w14:textId="0B4C14D3" w:rsidR="00632CB3" w:rsidRPr="00632CB3" w:rsidDel="00632CB3" w:rsidRDefault="00632CB3" w:rsidP="00632CB3">
      <w:pPr>
        <w:shd w:val="clear" w:color="auto" w:fill="FFFFFF"/>
        <w:rPr>
          <w:del w:id="893" w:author="Lauren Darr" w:date="2017-07-12T18:33:00Z"/>
          <w:rFonts w:ascii="Consolas" w:eastAsia="Times New Roman" w:hAnsi="Consolas"/>
          <w:color w:val="020202"/>
        </w:rPr>
        <w:pPrChange w:id="894" w:author="Lauren Darr" w:date="2017-07-12T18:31:00Z">
          <w:pPr>
            <w:shd w:val="clear" w:color="auto" w:fill="FFFFFF"/>
            <w:jc w:val="center"/>
          </w:pPr>
        </w:pPrChange>
      </w:pPr>
      <w:del w:id="895" w:author="Lauren Darr" w:date="2017-07-12T18:33:00Z">
        <w:r w:rsidRPr="00632CB3" w:rsidDel="00632CB3">
          <w:rPr>
            <w:rFonts w:ascii="Consolas" w:eastAsia="Times New Roman" w:hAnsi="Consolas"/>
            <w:color w:val="020202"/>
          </w:rPr>
          <w:tab/>
          <w:delText>drop BsmtFullBath;</w:delText>
        </w:r>
      </w:del>
    </w:p>
    <w:p w14:paraId="7F2F0CF2" w14:textId="00C7A604" w:rsidR="00632CB3" w:rsidRPr="00632CB3" w:rsidDel="00632CB3" w:rsidRDefault="00632CB3" w:rsidP="00632CB3">
      <w:pPr>
        <w:shd w:val="clear" w:color="auto" w:fill="FFFFFF"/>
        <w:rPr>
          <w:del w:id="896" w:author="Lauren Darr" w:date="2017-07-12T18:33:00Z"/>
          <w:rFonts w:ascii="Consolas" w:eastAsia="Times New Roman" w:hAnsi="Consolas"/>
          <w:color w:val="020202"/>
        </w:rPr>
        <w:pPrChange w:id="897" w:author="Lauren Darr" w:date="2017-07-12T18:31:00Z">
          <w:pPr>
            <w:shd w:val="clear" w:color="auto" w:fill="FFFFFF"/>
            <w:jc w:val="center"/>
          </w:pPr>
        </w:pPrChange>
      </w:pPr>
      <w:del w:id="898" w:author="Lauren Darr" w:date="2017-07-12T18:33:00Z">
        <w:r w:rsidRPr="00632CB3" w:rsidDel="00632CB3">
          <w:rPr>
            <w:rFonts w:ascii="Consolas" w:eastAsia="Times New Roman" w:hAnsi="Consolas"/>
            <w:color w:val="020202"/>
          </w:rPr>
          <w:tab/>
          <w:delText>if new5=. then new5=0;</w:delText>
        </w:r>
      </w:del>
    </w:p>
    <w:p w14:paraId="4B10AA28" w14:textId="0638A63F" w:rsidR="00632CB3" w:rsidRPr="00632CB3" w:rsidDel="00632CB3" w:rsidRDefault="00632CB3" w:rsidP="00632CB3">
      <w:pPr>
        <w:shd w:val="clear" w:color="auto" w:fill="FFFFFF"/>
        <w:rPr>
          <w:del w:id="899" w:author="Lauren Darr" w:date="2017-07-12T18:33:00Z"/>
          <w:rFonts w:ascii="Consolas" w:eastAsia="Times New Roman" w:hAnsi="Consolas"/>
          <w:color w:val="020202"/>
        </w:rPr>
        <w:pPrChange w:id="900" w:author="Lauren Darr" w:date="2017-07-12T18:31:00Z">
          <w:pPr>
            <w:shd w:val="clear" w:color="auto" w:fill="FFFFFF"/>
            <w:jc w:val="center"/>
          </w:pPr>
        </w:pPrChange>
      </w:pPr>
      <w:del w:id="901" w:author="Lauren Darr" w:date="2017-07-12T18:33:00Z">
        <w:r w:rsidRPr="00632CB3" w:rsidDel="00632CB3">
          <w:rPr>
            <w:rFonts w:ascii="Consolas" w:eastAsia="Times New Roman" w:hAnsi="Consolas"/>
            <w:color w:val="020202"/>
          </w:rPr>
          <w:tab/>
          <w:delText>rename new5=BsmtFullBath;</w:delText>
        </w:r>
      </w:del>
    </w:p>
    <w:p w14:paraId="595C9F50" w14:textId="464E7A9B" w:rsidR="00632CB3" w:rsidRPr="00632CB3" w:rsidDel="00632CB3" w:rsidRDefault="00632CB3" w:rsidP="00632CB3">
      <w:pPr>
        <w:shd w:val="clear" w:color="auto" w:fill="FFFFFF"/>
        <w:rPr>
          <w:del w:id="902" w:author="Lauren Darr" w:date="2017-07-12T18:33:00Z"/>
          <w:rFonts w:ascii="Consolas" w:eastAsia="Times New Roman" w:hAnsi="Consolas"/>
          <w:color w:val="020202"/>
        </w:rPr>
        <w:pPrChange w:id="903" w:author="Lauren Darr" w:date="2017-07-12T18:31:00Z">
          <w:pPr>
            <w:shd w:val="clear" w:color="auto" w:fill="FFFFFF"/>
            <w:jc w:val="center"/>
          </w:pPr>
        </w:pPrChange>
      </w:pPr>
    </w:p>
    <w:p w14:paraId="5158B7A6" w14:textId="4BC268BA" w:rsidR="00632CB3" w:rsidRPr="00632CB3" w:rsidDel="00632CB3" w:rsidRDefault="00632CB3" w:rsidP="00632CB3">
      <w:pPr>
        <w:shd w:val="clear" w:color="auto" w:fill="FFFFFF"/>
        <w:rPr>
          <w:del w:id="904" w:author="Lauren Darr" w:date="2017-07-12T18:33:00Z"/>
          <w:rFonts w:ascii="Consolas" w:eastAsia="Times New Roman" w:hAnsi="Consolas"/>
          <w:color w:val="020202"/>
        </w:rPr>
        <w:pPrChange w:id="905" w:author="Lauren Darr" w:date="2017-07-12T18:31:00Z">
          <w:pPr>
            <w:shd w:val="clear" w:color="auto" w:fill="FFFFFF"/>
            <w:jc w:val="center"/>
          </w:pPr>
        </w:pPrChange>
      </w:pPr>
      <w:del w:id="906" w:author="Lauren Darr" w:date="2017-07-12T18:33:00Z">
        <w:r w:rsidRPr="00632CB3" w:rsidDel="00632CB3">
          <w:rPr>
            <w:rFonts w:ascii="Consolas" w:eastAsia="Times New Roman" w:hAnsi="Consolas"/>
            <w:color w:val="020202"/>
          </w:rPr>
          <w:tab/>
          <w:delText>new6 = input(BsmtHalfBath, 8.);</w:delText>
        </w:r>
      </w:del>
    </w:p>
    <w:p w14:paraId="538A313F" w14:textId="7C388F0B" w:rsidR="00632CB3" w:rsidRPr="00632CB3" w:rsidDel="00632CB3" w:rsidRDefault="00632CB3" w:rsidP="00632CB3">
      <w:pPr>
        <w:shd w:val="clear" w:color="auto" w:fill="FFFFFF"/>
        <w:rPr>
          <w:del w:id="907" w:author="Lauren Darr" w:date="2017-07-12T18:33:00Z"/>
          <w:rFonts w:ascii="Consolas" w:eastAsia="Times New Roman" w:hAnsi="Consolas"/>
          <w:color w:val="020202"/>
        </w:rPr>
        <w:pPrChange w:id="908" w:author="Lauren Darr" w:date="2017-07-12T18:31:00Z">
          <w:pPr>
            <w:shd w:val="clear" w:color="auto" w:fill="FFFFFF"/>
            <w:jc w:val="center"/>
          </w:pPr>
        </w:pPrChange>
      </w:pPr>
      <w:del w:id="909" w:author="Lauren Darr" w:date="2017-07-12T18:33:00Z">
        <w:r w:rsidRPr="00632CB3" w:rsidDel="00632CB3">
          <w:rPr>
            <w:rFonts w:ascii="Consolas" w:eastAsia="Times New Roman" w:hAnsi="Consolas"/>
            <w:color w:val="020202"/>
          </w:rPr>
          <w:tab/>
          <w:delText>drop BsmtHalfBath;</w:delText>
        </w:r>
      </w:del>
    </w:p>
    <w:p w14:paraId="779024D6" w14:textId="20D49348" w:rsidR="00632CB3" w:rsidRPr="00632CB3" w:rsidDel="00632CB3" w:rsidRDefault="00632CB3" w:rsidP="00632CB3">
      <w:pPr>
        <w:shd w:val="clear" w:color="auto" w:fill="FFFFFF"/>
        <w:rPr>
          <w:del w:id="910" w:author="Lauren Darr" w:date="2017-07-12T18:33:00Z"/>
          <w:rFonts w:ascii="Consolas" w:eastAsia="Times New Roman" w:hAnsi="Consolas"/>
          <w:color w:val="020202"/>
        </w:rPr>
        <w:pPrChange w:id="911" w:author="Lauren Darr" w:date="2017-07-12T18:31:00Z">
          <w:pPr>
            <w:shd w:val="clear" w:color="auto" w:fill="FFFFFF"/>
            <w:jc w:val="center"/>
          </w:pPr>
        </w:pPrChange>
      </w:pPr>
      <w:del w:id="912" w:author="Lauren Darr" w:date="2017-07-12T18:33:00Z">
        <w:r w:rsidRPr="00632CB3" w:rsidDel="00632CB3">
          <w:rPr>
            <w:rFonts w:ascii="Consolas" w:eastAsia="Times New Roman" w:hAnsi="Consolas"/>
            <w:color w:val="020202"/>
          </w:rPr>
          <w:tab/>
          <w:delText>if new6=. then new6=0;</w:delText>
        </w:r>
      </w:del>
    </w:p>
    <w:p w14:paraId="6FE2159C" w14:textId="1622F56B" w:rsidR="00632CB3" w:rsidRPr="00632CB3" w:rsidDel="00632CB3" w:rsidRDefault="00632CB3" w:rsidP="00632CB3">
      <w:pPr>
        <w:shd w:val="clear" w:color="auto" w:fill="FFFFFF"/>
        <w:rPr>
          <w:del w:id="913" w:author="Lauren Darr" w:date="2017-07-12T18:33:00Z"/>
          <w:rFonts w:ascii="Consolas" w:eastAsia="Times New Roman" w:hAnsi="Consolas"/>
          <w:color w:val="020202"/>
        </w:rPr>
        <w:pPrChange w:id="914" w:author="Lauren Darr" w:date="2017-07-12T18:31:00Z">
          <w:pPr>
            <w:shd w:val="clear" w:color="auto" w:fill="FFFFFF"/>
            <w:jc w:val="center"/>
          </w:pPr>
        </w:pPrChange>
      </w:pPr>
      <w:del w:id="915" w:author="Lauren Darr" w:date="2017-07-12T18:33:00Z">
        <w:r w:rsidRPr="00632CB3" w:rsidDel="00632CB3">
          <w:rPr>
            <w:rFonts w:ascii="Consolas" w:eastAsia="Times New Roman" w:hAnsi="Consolas"/>
            <w:color w:val="020202"/>
          </w:rPr>
          <w:tab/>
          <w:delText>rename new6=BsmtHalfBath;</w:delText>
        </w:r>
      </w:del>
    </w:p>
    <w:p w14:paraId="4F63E2DA" w14:textId="562DCF8E" w:rsidR="00632CB3" w:rsidRPr="00632CB3" w:rsidDel="00632CB3" w:rsidRDefault="00632CB3" w:rsidP="00632CB3">
      <w:pPr>
        <w:shd w:val="clear" w:color="auto" w:fill="FFFFFF"/>
        <w:rPr>
          <w:del w:id="916" w:author="Lauren Darr" w:date="2017-07-12T18:33:00Z"/>
          <w:rFonts w:ascii="Consolas" w:eastAsia="Times New Roman" w:hAnsi="Consolas"/>
          <w:color w:val="020202"/>
        </w:rPr>
        <w:pPrChange w:id="917" w:author="Lauren Darr" w:date="2017-07-12T18:31:00Z">
          <w:pPr>
            <w:shd w:val="clear" w:color="auto" w:fill="FFFFFF"/>
            <w:jc w:val="center"/>
          </w:pPr>
        </w:pPrChange>
      </w:pPr>
    </w:p>
    <w:p w14:paraId="4602B5AA" w14:textId="36805194" w:rsidR="00632CB3" w:rsidRPr="00632CB3" w:rsidDel="00632CB3" w:rsidRDefault="00632CB3" w:rsidP="00632CB3">
      <w:pPr>
        <w:shd w:val="clear" w:color="auto" w:fill="FFFFFF"/>
        <w:rPr>
          <w:del w:id="918" w:author="Lauren Darr" w:date="2017-07-12T18:33:00Z"/>
          <w:rFonts w:ascii="Consolas" w:eastAsia="Times New Roman" w:hAnsi="Consolas"/>
          <w:color w:val="020202"/>
        </w:rPr>
        <w:pPrChange w:id="919" w:author="Lauren Darr" w:date="2017-07-12T18:31:00Z">
          <w:pPr>
            <w:shd w:val="clear" w:color="auto" w:fill="FFFFFF"/>
            <w:jc w:val="center"/>
          </w:pPr>
        </w:pPrChange>
      </w:pPr>
      <w:del w:id="920" w:author="Lauren Darr" w:date="2017-07-12T18:33:00Z">
        <w:r w:rsidRPr="00632CB3" w:rsidDel="00632CB3">
          <w:rPr>
            <w:rFonts w:ascii="Consolas" w:eastAsia="Times New Roman" w:hAnsi="Consolas"/>
            <w:color w:val="020202"/>
          </w:rPr>
          <w:tab/>
          <w:delText>new8 = input(GarageCars, 8.);</w:delText>
        </w:r>
      </w:del>
    </w:p>
    <w:p w14:paraId="710006E2" w14:textId="73C6702E" w:rsidR="00632CB3" w:rsidRPr="00632CB3" w:rsidDel="00632CB3" w:rsidRDefault="00632CB3" w:rsidP="00632CB3">
      <w:pPr>
        <w:shd w:val="clear" w:color="auto" w:fill="FFFFFF"/>
        <w:rPr>
          <w:del w:id="921" w:author="Lauren Darr" w:date="2017-07-12T18:33:00Z"/>
          <w:rFonts w:ascii="Consolas" w:eastAsia="Times New Roman" w:hAnsi="Consolas"/>
          <w:color w:val="020202"/>
        </w:rPr>
        <w:pPrChange w:id="922" w:author="Lauren Darr" w:date="2017-07-12T18:31:00Z">
          <w:pPr>
            <w:shd w:val="clear" w:color="auto" w:fill="FFFFFF"/>
            <w:jc w:val="center"/>
          </w:pPr>
        </w:pPrChange>
      </w:pPr>
      <w:del w:id="923" w:author="Lauren Darr" w:date="2017-07-12T18:33:00Z">
        <w:r w:rsidRPr="00632CB3" w:rsidDel="00632CB3">
          <w:rPr>
            <w:rFonts w:ascii="Consolas" w:eastAsia="Times New Roman" w:hAnsi="Consolas"/>
            <w:color w:val="020202"/>
          </w:rPr>
          <w:tab/>
          <w:delText>drop GarageCars;</w:delText>
        </w:r>
      </w:del>
    </w:p>
    <w:p w14:paraId="2914FAEC" w14:textId="1ECA979D" w:rsidR="00632CB3" w:rsidRPr="00632CB3" w:rsidDel="00632CB3" w:rsidRDefault="00632CB3" w:rsidP="00632CB3">
      <w:pPr>
        <w:shd w:val="clear" w:color="auto" w:fill="FFFFFF"/>
        <w:rPr>
          <w:del w:id="924" w:author="Lauren Darr" w:date="2017-07-12T18:33:00Z"/>
          <w:rFonts w:ascii="Consolas" w:eastAsia="Times New Roman" w:hAnsi="Consolas"/>
          <w:color w:val="020202"/>
        </w:rPr>
        <w:pPrChange w:id="925" w:author="Lauren Darr" w:date="2017-07-12T18:31:00Z">
          <w:pPr>
            <w:shd w:val="clear" w:color="auto" w:fill="FFFFFF"/>
            <w:jc w:val="center"/>
          </w:pPr>
        </w:pPrChange>
      </w:pPr>
      <w:del w:id="926" w:author="Lauren Darr" w:date="2017-07-12T18:33:00Z">
        <w:r w:rsidRPr="00632CB3" w:rsidDel="00632CB3">
          <w:rPr>
            <w:rFonts w:ascii="Consolas" w:eastAsia="Times New Roman" w:hAnsi="Consolas"/>
            <w:color w:val="020202"/>
          </w:rPr>
          <w:tab/>
          <w:delText>if new8=. then new8=0;</w:delText>
        </w:r>
      </w:del>
    </w:p>
    <w:p w14:paraId="24EAFC17" w14:textId="5D272219" w:rsidR="00632CB3" w:rsidRPr="00632CB3" w:rsidDel="00632CB3" w:rsidRDefault="00632CB3" w:rsidP="00632CB3">
      <w:pPr>
        <w:shd w:val="clear" w:color="auto" w:fill="FFFFFF"/>
        <w:rPr>
          <w:del w:id="927" w:author="Lauren Darr" w:date="2017-07-12T18:33:00Z"/>
          <w:rFonts w:ascii="Consolas" w:eastAsia="Times New Roman" w:hAnsi="Consolas"/>
          <w:color w:val="020202"/>
        </w:rPr>
        <w:pPrChange w:id="928" w:author="Lauren Darr" w:date="2017-07-12T18:31:00Z">
          <w:pPr>
            <w:shd w:val="clear" w:color="auto" w:fill="FFFFFF"/>
            <w:jc w:val="center"/>
          </w:pPr>
        </w:pPrChange>
      </w:pPr>
      <w:del w:id="929" w:author="Lauren Darr" w:date="2017-07-12T18:33:00Z">
        <w:r w:rsidRPr="00632CB3" w:rsidDel="00632CB3">
          <w:rPr>
            <w:rFonts w:ascii="Consolas" w:eastAsia="Times New Roman" w:hAnsi="Consolas"/>
            <w:color w:val="020202"/>
          </w:rPr>
          <w:tab/>
          <w:delText>rename new8=GarageCars;</w:delText>
        </w:r>
      </w:del>
    </w:p>
    <w:p w14:paraId="65D5B55A" w14:textId="4153FE89" w:rsidR="00632CB3" w:rsidRPr="00632CB3" w:rsidDel="00632CB3" w:rsidRDefault="00632CB3" w:rsidP="00632CB3">
      <w:pPr>
        <w:shd w:val="clear" w:color="auto" w:fill="FFFFFF"/>
        <w:rPr>
          <w:del w:id="930" w:author="Lauren Darr" w:date="2017-07-12T18:33:00Z"/>
          <w:rFonts w:ascii="Consolas" w:eastAsia="Times New Roman" w:hAnsi="Consolas"/>
          <w:color w:val="020202"/>
        </w:rPr>
        <w:pPrChange w:id="931" w:author="Lauren Darr" w:date="2017-07-12T18:31:00Z">
          <w:pPr>
            <w:shd w:val="clear" w:color="auto" w:fill="FFFFFF"/>
            <w:jc w:val="center"/>
          </w:pPr>
        </w:pPrChange>
      </w:pPr>
      <w:del w:id="932" w:author="Lauren Darr" w:date="2017-07-12T18:33:00Z">
        <w:r w:rsidRPr="00632CB3" w:rsidDel="00632CB3">
          <w:rPr>
            <w:rFonts w:ascii="Consolas" w:eastAsia="Times New Roman" w:hAnsi="Consolas"/>
            <w:color w:val="020202"/>
          </w:rPr>
          <w:tab/>
        </w:r>
      </w:del>
    </w:p>
    <w:p w14:paraId="529B23F9" w14:textId="4E58A55C" w:rsidR="00632CB3" w:rsidRPr="00632CB3" w:rsidDel="00632CB3" w:rsidRDefault="00632CB3" w:rsidP="00632CB3">
      <w:pPr>
        <w:shd w:val="clear" w:color="auto" w:fill="FFFFFF"/>
        <w:rPr>
          <w:del w:id="933" w:author="Lauren Darr" w:date="2017-07-12T18:33:00Z"/>
          <w:rFonts w:ascii="Consolas" w:eastAsia="Times New Roman" w:hAnsi="Consolas"/>
          <w:color w:val="020202"/>
        </w:rPr>
        <w:pPrChange w:id="934" w:author="Lauren Darr" w:date="2017-07-12T18:31:00Z">
          <w:pPr>
            <w:shd w:val="clear" w:color="auto" w:fill="FFFFFF"/>
            <w:jc w:val="center"/>
          </w:pPr>
        </w:pPrChange>
      </w:pPr>
      <w:del w:id="935" w:author="Lauren Darr" w:date="2017-07-12T18:33:00Z">
        <w:r w:rsidRPr="00632CB3" w:rsidDel="00632CB3">
          <w:rPr>
            <w:rFonts w:ascii="Consolas" w:eastAsia="Times New Roman" w:hAnsi="Consolas"/>
            <w:color w:val="020202"/>
          </w:rPr>
          <w:delText>data test;</w:delText>
        </w:r>
      </w:del>
    </w:p>
    <w:p w14:paraId="24BFDEFA" w14:textId="39CCA139" w:rsidR="00632CB3" w:rsidRPr="00632CB3" w:rsidDel="00632CB3" w:rsidRDefault="00632CB3" w:rsidP="00632CB3">
      <w:pPr>
        <w:shd w:val="clear" w:color="auto" w:fill="FFFFFF"/>
        <w:rPr>
          <w:del w:id="936" w:author="Lauren Darr" w:date="2017-07-12T18:33:00Z"/>
          <w:rFonts w:ascii="Consolas" w:eastAsia="Times New Roman" w:hAnsi="Consolas"/>
          <w:color w:val="020202"/>
        </w:rPr>
        <w:pPrChange w:id="937" w:author="Lauren Darr" w:date="2017-07-12T18:31:00Z">
          <w:pPr>
            <w:shd w:val="clear" w:color="auto" w:fill="FFFFFF"/>
            <w:jc w:val="center"/>
          </w:pPr>
        </w:pPrChange>
      </w:pPr>
      <w:del w:id="938" w:author="Lauren Darr" w:date="2017-07-12T18:33:00Z">
        <w:r w:rsidRPr="00632CB3" w:rsidDel="00632CB3">
          <w:rPr>
            <w:rFonts w:ascii="Consolas" w:eastAsia="Times New Roman" w:hAnsi="Consolas"/>
            <w:color w:val="020202"/>
          </w:rPr>
          <w:tab/>
          <w:delText>set test;</w:delText>
        </w:r>
      </w:del>
    </w:p>
    <w:p w14:paraId="6FD9D64A" w14:textId="7A51E9A3" w:rsidR="00632CB3" w:rsidRPr="00632CB3" w:rsidDel="00632CB3" w:rsidRDefault="00632CB3" w:rsidP="00632CB3">
      <w:pPr>
        <w:shd w:val="clear" w:color="auto" w:fill="FFFFFF"/>
        <w:rPr>
          <w:del w:id="939" w:author="Lauren Darr" w:date="2017-07-12T18:33:00Z"/>
          <w:rFonts w:ascii="Consolas" w:eastAsia="Times New Roman" w:hAnsi="Consolas"/>
          <w:color w:val="020202"/>
        </w:rPr>
        <w:pPrChange w:id="940" w:author="Lauren Darr" w:date="2017-07-12T18:31:00Z">
          <w:pPr>
            <w:shd w:val="clear" w:color="auto" w:fill="FFFFFF"/>
            <w:jc w:val="center"/>
          </w:pPr>
        </w:pPrChange>
      </w:pPr>
      <w:del w:id="941" w:author="Lauren Darr" w:date="2017-07-12T18:33:00Z">
        <w:r w:rsidRPr="00632CB3" w:rsidDel="00632CB3">
          <w:rPr>
            <w:rFonts w:ascii="Consolas" w:eastAsia="Times New Roman" w:hAnsi="Consolas"/>
            <w:color w:val="020202"/>
          </w:rPr>
          <w:tab/>
          <w:delText>KEEP Id LotArea OverallQual OverallCond YearBuilt YearRemodAdd _1stFlrSF GrLivArea BsmtFullBath BsmtHalfBath FullBath HalfBath TotRmsAbvGrd Fireplaces GarageCars;</w:delText>
        </w:r>
      </w:del>
    </w:p>
    <w:p w14:paraId="12FEBAF0" w14:textId="337CFB91" w:rsidR="00632CB3" w:rsidRPr="00632CB3" w:rsidDel="00632CB3" w:rsidRDefault="00632CB3" w:rsidP="00632CB3">
      <w:pPr>
        <w:shd w:val="clear" w:color="auto" w:fill="FFFFFF"/>
        <w:rPr>
          <w:del w:id="942" w:author="Lauren Darr" w:date="2017-07-12T18:33:00Z"/>
          <w:rFonts w:ascii="Consolas" w:eastAsia="Times New Roman" w:hAnsi="Consolas"/>
          <w:color w:val="020202"/>
        </w:rPr>
        <w:pPrChange w:id="943" w:author="Lauren Darr" w:date="2017-07-12T18:31:00Z">
          <w:pPr>
            <w:shd w:val="clear" w:color="auto" w:fill="FFFFFF"/>
            <w:jc w:val="center"/>
          </w:pPr>
        </w:pPrChange>
      </w:pPr>
    </w:p>
    <w:p w14:paraId="51564BF3" w14:textId="5CCBAC23" w:rsidR="00632CB3" w:rsidRPr="00632CB3" w:rsidDel="00632CB3" w:rsidRDefault="00632CB3" w:rsidP="00632CB3">
      <w:pPr>
        <w:shd w:val="clear" w:color="auto" w:fill="FFFFFF"/>
        <w:rPr>
          <w:del w:id="944" w:author="Lauren Darr" w:date="2017-07-12T18:33:00Z"/>
          <w:rFonts w:ascii="Consolas" w:eastAsia="Times New Roman" w:hAnsi="Consolas"/>
          <w:color w:val="020202"/>
        </w:rPr>
        <w:pPrChange w:id="945" w:author="Lauren Darr" w:date="2017-07-12T18:31:00Z">
          <w:pPr>
            <w:shd w:val="clear" w:color="auto" w:fill="FFFFFF"/>
            <w:jc w:val="center"/>
          </w:pPr>
        </w:pPrChange>
      </w:pPr>
      <w:del w:id="946" w:author="Lauren Darr" w:date="2017-07-12T18:33:00Z">
        <w:r w:rsidRPr="00632CB3" w:rsidDel="00632CB3">
          <w:rPr>
            <w:rFonts w:ascii="Consolas" w:eastAsia="Times New Roman" w:hAnsi="Consolas"/>
            <w:color w:val="020202"/>
          </w:rPr>
          <w:delText>data dataset;</w:delText>
        </w:r>
      </w:del>
    </w:p>
    <w:p w14:paraId="76AC7D0B" w14:textId="2ED475A1" w:rsidR="00632CB3" w:rsidRPr="00632CB3" w:rsidDel="00632CB3" w:rsidRDefault="00632CB3" w:rsidP="00632CB3">
      <w:pPr>
        <w:shd w:val="clear" w:color="auto" w:fill="FFFFFF"/>
        <w:rPr>
          <w:del w:id="947" w:author="Lauren Darr" w:date="2017-07-12T18:33:00Z"/>
          <w:rFonts w:ascii="Consolas" w:eastAsia="Times New Roman" w:hAnsi="Consolas"/>
          <w:color w:val="020202"/>
        </w:rPr>
        <w:pPrChange w:id="948" w:author="Lauren Darr" w:date="2017-07-12T18:31:00Z">
          <w:pPr>
            <w:shd w:val="clear" w:color="auto" w:fill="FFFFFF"/>
            <w:jc w:val="center"/>
          </w:pPr>
        </w:pPrChange>
      </w:pPr>
      <w:del w:id="949" w:author="Lauren Darr" w:date="2017-07-12T18:33:00Z">
        <w:r w:rsidRPr="00632CB3" w:rsidDel="00632CB3">
          <w:rPr>
            <w:rFonts w:ascii="Consolas" w:eastAsia="Times New Roman" w:hAnsi="Consolas"/>
            <w:color w:val="020202"/>
          </w:rPr>
          <w:tab/>
          <w:delText>set train test;</w:delText>
        </w:r>
      </w:del>
    </w:p>
    <w:p w14:paraId="5246120B" w14:textId="27B16DEB" w:rsidR="00632CB3" w:rsidRPr="00632CB3" w:rsidDel="00632CB3" w:rsidRDefault="00632CB3" w:rsidP="00632CB3">
      <w:pPr>
        <w:shd w:val="clear" w:color="auto" w:fill="FFFFFF"/>
        <w:rPr>
          <w:del w:id="950" w:author="Lauren Darr" w:date="2017-07-12T18:33:00Z"/>
          <w:rFonts w:ascii="Consolas" w:eastAsia="Times New Roman" w:hAnsi="Consolas"/>
          <w:color w:val="020202"/>
        </w:rPr>
        <w:pPrChange w:id="951" w:author="Lauren Darr" w:date="2017-07-12T18:31:00Z">
          <w:pPr>
            <w:shd w:val="clear" w:color="auto" w:fill="FFFFFF"/>
            <w:jc w:val="center"/>
          </w:pPr>
        </w:pPrChange>
      </w:pPr>
      <w:del w:id="952" w:author="Lauren Darr" w:date="2017-07-12T18:33:00Z">
        <w:r w:rsidRPr="00632CB3" w:rsidDel="00632CB3">
          <w:rPr>
            <w:rFonts w:ascii="Consolas" w:eastAsia="Times New Roman" w:hAnsi="Consolas"/>
            <w:color w:val="020202"/>
          </w:rPr>
          <w:tab/>
          <w:delText>KEEP Id SalePrice LotArea OverallQual OverallCond YearBuilt YearRemodAdd _1stFlrSF GrLivArea BsmtFullBath BsmtHalfBath FullBath HalfBath TotRmsAbvGrd Fireplaces GarageCars;</w:delText>
        </w:r>
      </w:del>
    </w:p>
    <w:p w14:paraId="652F245C" w14:textId="5CD28E56" w:rsidR="00632CB3" w:rsidRPr="00632CB3" w:rsidDel="00632CB3" w:rsidRDefault="00632CB3" w:rsidP="00632CB3">
      <w:pPr>
        <w:shd w:val="clear" w:color="auto" w:fill="FFFFFF"/>
        <w:rPr>
          <w:del w:id="953" w:author="Lauren Darr" w:date="2017-07-12T18:33:00Z"/>
          <w:rFonts w:ascii="Consolas" w:eastAsia="Times New Roman" w:hAnsi="Consolas"/>
          <w:color w:val="020202"/>
        </w:rPr>
        <w:pPrChange w:id="954" w:author="Lauren Darr" w:date="2017-07-12T18:31:00Z">
          <w:pPr>
            <w:shd w:val="clear" w:color="auto" w:fill="FFFFFF"/>
            <w:jc w:val="center"/>
          </w:pPr>
        </w:pPrChange>
      </w:pPr>
      <w:del w:id="955" w:author="Lauren Darr" w:date="2017-07-12T18:33:00Z">
        <w:r w:rsidRPr="00632CB3" w:rsidDel="00632CB3">
          <w:rPr>
            <w:rFonts w:ascii="Consolas" w:eastAsia="Times New Roman" w:hAnsi="Consolas"/>
            <w:color w:val="020202"/>
          </w:rPr>
          <w:tab/>
        </w:r>
      </w:del>
    </w:p>
    <w:p w14:paraId="5C92BAA2" w14:textId="14AB5B67" w:rsidR="00632CB3" w:rsidRPr="00632CB3" w:rsidDel="00632CB3" w:rsidRDefault="00632CB3" w:rsidP="00632CB3">
      <w:pPr>
        <w:shd w:val="clear" w:color="auto" w:fill="FFFFFF"/>
        <w:rPr>
          <w:del w:id="956" w:author="Lauren Darr" w:date="2017-07-12T18:33:00Z"/>
          <w:rFonts w:ascii="Consolas" w:eastAsia="Times New Roman" w:hAnsi="Consolas"/>
          <w:color w:val="020202"/>
        </w:rPr>
        <w:pPrChange w:id="957" w:author="Lauren Darr" w:date="2017-07-12T18:31:00Z">
          <w:pPr>
            <w:shd w:val="clear" w:color="auto" w:fill="FFFFFF"/>
            <w:jc w:val="center"/>
          </w:pPr>
        </w:pPrChange>
      </w:pPr>
    </w:p>
    <w:p w14:paraId="040EB132" w14:textId="0CDE2FF3" w:rsidR="00632CB3" w:rsidRPr="00632CB3" w:rsidDel="00632CB3" w:rsidRDefault="00632CB3" w:rsidP="00632CB3">
      <w:pPr>
        <w:shd w:val="clear" w:color="auto" w:fill="FFFFFF"/>
        <w:rPr>
          <w:del w:id="958" w:author="Lauren Darr" w:date="2017-07-12T18:33:00Z"/>
          <w:rFonts w:ascii="Consolas" w:eastAsia="Times New Roman" w:hAnsi="Consolas"/>
          <w:color w:val="020202"/>
        </w:rPr>
        <w:pPrChange w:id="959" w:author="Lauren Darr" w:date="2017-07-12T18:31:00Z">
          <w:pPr>
            <w:shd w:val="clear" w:color="auto" w:fill="FFFFFF"/>
            <w:jc w:val="center"/>
          </w:pPr>
        </w:pPrChange>
      </w:pPr>
      <w:del w:id="960" w:author="Lauren Darr" w:date="2017-07-12T18:33:00Z">
        <w:r w:rsidRPr="00632CB3" w:rsidDel="00632CB3">
          <w:rPr>
            <w:rFonts w:ascii="Consolas" w:eastAsia="Times New Roman" w:hAnsi="Consolas"/>
            <w:color w:val="020202"/>
          </w:rPr>
          <w:delText>data transformed;</w:delText>
        </w:r>
      </w:del>
    </w:p>
    <w:p w14:paraId="42B0848F" w14:textId="42E2333A" w:rsidR="00632CB3" w:rsidRPr="00632CB3" w:rsidDel="00632CB3" w:rsidRDefault="00632CB3" w:rsidP="00632CB3">
      <w:pPr>
        <w:shd w:val="clear" w:color="auto" w:fill="FFFFFF"/>
        <w:rPr>
          <w:del w:id="961" w:author="Lauren Darr" w:date="2017-07-12T18:33:00Z"/>
          <w:rFonts w:ascii="Consolas" w:eastAsia="Times New Roman" w:hAnsi="Consolas"/>
          <w:color w:val="020202"/>
        </w:rPr>
        <w:pPrChange w:id="962" w:author="Lauren Darr" w:date="2017-07-12T18:31:00Z">
          <w:pPr>
            <w:shd w:val="clear" w:color="auto" w:fill="FFFFFF"/>
            <w:jc w:val="center"/>
          </w:pPr>
        </w:pPrChange>
      </w:pPr>
      <w:del w:id="963" w:author="Lauren Darr" w:date="2017-07-12T18:33:00Z">
        <w:r w:rsidRPr="00632CB3" w:rsidDel="00632CB3">
          <w:rPr>
            <w:rFonts w:ascii="Consolas" w:eastAsia="Times New Roman" w:hAnsi="Consolas"/>
            <w:color w:val="020202"/>
          </w:rPr>
          <w:tab/>
          <w:delText>set dataset;</w:delText>
        </w:r>
      </w:del>
    </w:p>
    <w:p w14:paraId="08DA4109" w14:textId="7AD40984" w:rsidR="00632CB3" w:rsidRPr="00632CB3" w:rsidDel="00632CB3" w:rsidRDefault="00632CB3" w:rsidP="00632CB3">
      <w:pPr>
        <w:shd w:val="clear" w:color="auto" w:fill="FFFFFF"/>
        <w:rPr>
          <w:del w:id="964" w:author="Lauren Darr" w:date="2017-07-12T18:33:00Z"/>
          <w:rFonts w:ascii="Consolas" w:eastAsia="Times New Roman" w:hAnsi="Consolas"/>
          <w:color w:val="020202"/>
        </w:rPr>
        <w:pPrChange w:id="965" w:author="Lauren Darr" w:date="2017-07-12T18:31:00Z">
          <w:pPr>
            <w:shd w:val="clear" w:color="auto" w:fill="FFFFFF"/>
            <w:jc w:val="center"/>
          </w:pPr>
        </w:pPrChange>
      </w:pPr>
      <w:del w:id="966" w:author="Lauren Darr" w:date="2017-07-12T18:33:00Z">
        <w:r w:rsidRPr="00632CB3" w:rsidDel="00632CB3">
          <w:rPr>
            <w:rFonts w:ascii="Consolas" w:eastAsia="Times New Roman" w:hAnsi="Consolas"/>
            <w:color w:val="020202"/>
          </w:rPr>
          <w:tab/>
          <w:delText>drop Id;</w:delText>
        </w:r>
      </w:del>
    </w:p>
    <w:p w14:paraId="37FDBD01" w14:textId="337DF7CD" w:rsidR="00632CB3" w:rsidRPr="00632CB3" w:rsidDel="00632CB3" w:rsidRDefault="00632CB3" w:rsidP="00632CB3">
      <w:pPr>
        <w:shd w:val="clear" w:color="auto" w:fill="FFFFFF"/>
        <w:rPr>
          <w:del w:id="967" w:author="Lauren Darr" w:date="2017-07-12T18:33:00Z"/>
          <w:rFonts w:ascii="Consolas" w:eastAsia="Times New Roman" w:hAnsi="Consolas"/>
          <w:color w:val="020202"/>
        </w:rPr>
        <w:pPrChange w:id="968" w:author="Lauren Darr" w:date="2017-07-12T18:31:00Z">
          <w:pPr>
            <w:shd w:val="clear" w:color="auto" w:fill="FFFFFF"/>
            <w:jc w:val="center"/>
          </w:pPr>
        </w:pPrChange>
      </w:pPr>
      <w:del w:id="969" w:author="Lauren Darr" w:date="2017-07-12T18:33:00Z">
        <w:r w:rsidRPr="00632CB3" w:rsidDel="00632CB3">
          <w:rPr>
            <w:rFonts w:ascii="Consolas" w:eastAsia="Times New Roman" w:hAnsi="Consolas"/>
            <w:color w:val="020202"/>
          </w:rPr>
          <w:tab/>
          <w:delText>drop SalePrice;</w:delText>
        </w:r>
      </w:del>
    </w:p>
    <w:p w14:paraId="1C4894D3" w14:textId="02984E37" w:rsidR="00632CB3" w:rsidRPr="00632CB3" w:rsidDel="00632CB3" w:rsidRDefault="00632CB3" w:rsidP="00632CB3">
      <w:pPr>
        <w:shd w:val="clear" w:color="auto" w:fill="FFFFFF"/>
        <w:rPr>
          <w:del w:id="970" w:author="Lauren Darr" w:date="2017-07-12T18:33:00Z"/>
          <w:rFonts w:ascii="Consolas" w:eastAsia="Times New Roman" w:hAnsi="Consolas"/>
          <w:color w:val="020202"/>
        </w:rPr>
        <w:pPrChange w:id="971" w:author="Lauren Darr" w:date="2017-07-12T18:31:00Z">
          <w:pPr>
            <w:shd w:val="clear" w:color="auto" w:fill="FFFFFF"/>
            <w:jc w:val="center"/>
          </w:pPr>
        </w:pPrChange>
      </w:pPr>
      <w:del w:id="972" w:author="Lauren Darr" w:date="2017-07-12T18:33:00Z">
        <w:r w:rsidRPr="00632CB3" w:rsidDel="00632CB3">
          <w:rPr>
            <w:rFonts w:ascii="Consolas" w:eastAsia="Times New Roman" w:hAnsi="Consolas"/>
            <w:color w:val="020202"/>
          </w:rPr>
          <w:tab/>
        </w:r>
      </w:del>
    </w:p>
    <w:p w14:paraId="278224BE" w14:textId="3A7A4761" w:rsidR="00632CB3" w:rsidRPr="00632CB3" w:rsidDel="00632CB3" w:rsidRDefault="00632CB3" w:rsidP="00632CB3">
      <w:pPr>
        <w:shd w:val="clear" w:color="auto" w:fill="FFFFFF"/>
        <w:rPr>
          <w:del w:id="973" w:author="Lauren Darr" w:date="2017-07-12T18:33:00Z"/>
          <w:rFonts w:ascii="Consolas" w:eastAsia="Times New Roman" w:hAnsi="Consolas"/>
          <w:color w:val="020202"/>
        </w:rPr>
        <w:pPrChange w:id="974" w:author="Lauren Darr" w:date="2017-07-12T18:31:00Z">
          <w:pPr>
            <w:shd w:val="clear" w:color="auto" w:fill="FFFFFF"/>
            <w:jc w:val="center"/>
          </w:pPr>
        </w:pPrChange>
      </w:pPr>
      <w:del w:id="975" w:author="Lauren Darr" w:date="2017-07-12T18:33:00Z">
        <w:r w:rsidRPr="00632CB3" w:rsidDel="00632CB3">
          <w:rPr>
            <w:rFonts w:ascii="Consolas" w:eastAsia="Times New Roman" w:hAnsi="Consolas"/>
            <w:color w:val="020202"/>
          </w:rPr>
          <w:tab/>
          <w:delText>array vars _numeric_;</w:delText>
        </w:r>
      </w:del>
    </w:p>
    <w:p w14:paraId="46C84871" w14:textId="0011179A" w:rsidR="00632CB3" w:rsidRPr="00632CB3" w:rsidDel="00632CB3" w:rsidRDefault="00632CB3" w:rsidP="00632CB3">
      <w:pPr>
        <w:shd w:val="clear" w:color="auto" w:fill="FFFFFF"/>
        <w:rPr>
          <w:del w:id="976" w:author="Lauren Darr" w:date="2017-07-12T18:33:00Z"/>
          <w:rFonts w:ascii="Consolas" w:eastAsia="Times New Roman" w:hAnsi="Consolas"/>
          <w:color w:val="020202"/>
        </w:rPr>
        <w:pPrChange w:id="977" w:author="Lauren Darr" w:date="2017-07-12T18:31:00Z">
          <w:pPr>
            <w:shd w:val="clear" w:color="auto" w:fill="FFFFFF"/>
            <w:jc w:val="center"/>
          </w:pPr>
        </w:pPrChange>
      </w:pPr>
      <w:del w:id="978" w:author="Lauren Darr" w:date="2017-07-12T18:33:00Z">
        <w:r w:rsidRPr="00632CB3" w:rsidDel="00632CB3">
          <w:rPr>
            <w:rFonts w:ascii="Consolas" w:eastAsia="Times New Roman" w:hAnsi="Consolas"/>
            <w:color w:val="020202"/>
          </w:rPr>
          <w:tab/>
          <w:delText>do over vars;</w:delText>
        </w:r>
      </w:del>
    </w:p>
    <w:p w14:paraId="0C8FF277" w14:textId="2AC32DBD" w:rsidR="00632CB3" w:rsidRPr="00632CB3" w:rsidDel="00632CB3" w:rsidRDefault="00632CB3" w:rsidP="00632CB3">
      <w:pPr>
        <w:shd w:val="clear" w:color="auto" w:fill="FFFFFF"/>
        <w:rPr>
          <w:del w:id="979" w:author="Lauren Darr" w:date="2017-07-12T18:33:00Z"/>
          <w:rFonts w:ascii="Consolas" w:eastAsia="Times New Roman" w:hAnsi="Consolas"/>
          <w:color w:val="020202"/>
        </w:rPr>
        <w:pPrChange w:id="980" w:author="Lauren Darr" w:date="2017-07-12T18:31:00Z">
          <w:pPr>
            <w:shd w:val="clear" w:color="auto" w:fill="FFFFFF"/>
            <w:jc w:val="center"/>
          </w:pPr>
        </w:pPrChange>
      </w:pPr>
      <w:del w:id="981" w:author="Lauren Darr" w:date="2017-07-12T18:33:00Z">
        <w:r w:rsidRPr="00632CB3" w:rsidDel="00632CB3">
          <w:rPr>
            <w:rFonts w:ascii="Consolas" w:eastAsia="Times New Roman" w:hAnsi="Consolas"/>
            <w:color w:val="020202"/>
          </w:rPr>
          <w:tab/>
        </w:r>
        <w:r w:rsidRPr="00632CB3" w:rsidDel="00632CB3">
          <w:rPr>
            <w:rFonts w:ascii="Consolas" w:eastAsia="Times New Roman" w:hAnsi="Consolas"/>
            <w:color w:val="020202"/>
          </w:rPr>
          <w:tab/>
          <w:delText>vars=log(vars+1);</w:delText>
        </w:r>
      </w:del>
    </w:p>
    <w:p w14:paraId="095589CA" w14:textId="1CBE6762" w:rsidR="00632CB3" w:rsidRPr="00632CB3" w:rsidDel="00632CB3" w:rsidRDefault="00632CB3" w:rsidP="00632CB3">
      <w:pPr>
        <w:shd w:val="clear" w:color="auto" w:fill="FFFFFF"/>
        <w:rPr>
          <w:del w:id="982" w:author="Lauren Darr" w:date="2017-07-12T18:33:00Z"/>
          <w:rFonts w:ascii="Consolas" w:eastAsia="Times New Roman" w:hAnsi="Consolas"/>
          <w:color w:val="020202"/>
        </w:rPr>
        <w:pPrChange w:id="983" w:author="Lauren Darr" w:date="2017-07-12T18:31:00Z">
          <w:pPr>
            <w:shd w:val="clear" w:color="auto" w:fill="FFFFFF"/>
            <w:jc w:val="center"/>
          </w:pPr>
        </w:pPrChange>
      </w:pPr>
      <w:del w:id="984" w:author="Lauren Darr" w:date="2017-07-12T18:33:00Z">
        <w:r w:rsidRPr="00632CB3" w:rsidDel="00632CB3">
          <w:rPr>
            <w:rFonts w:ascii="Consolas" w:eastAsia="Times New Roman" w:hAnsi="Consolas"/>
            <w:color w:val="020202"/>
          </w:rPr>
          <w:tab/>
          <w:delText>end;</w:delText>
        </w:r>
      </w:del>
    </w:p>
    <w:p w14:paraId="3193B398" w14:textId="4F90D2CC" w:rsidR="00632CB3" w:rsidRPr="00632CB3" w:rsidDel="00632CB3" w:rsidRDefault="00632CB3" w:rsidP="00632CB3">
      <w:pPr>
        <w:shd w:val="clear" w:color="auto" w:fill="FFFFFF"/>
        <w:rPr>
          <w:del w:id="985" w:author="Lauren Darr" w:date="2017-07-12T18:33:00Z"/>
          <w:rFonts w:ascii="Consolas" w:eastAsia="Times New Roman" w:hAnsi="Consolas"/>
          <w:color w:val="020202"/>
        </w:rPr>
        <w:pPrChange w:id="986" w:author="Lauren Darr" w:date="2017-07-12T18:31:00Z">
          <w:pPr>
            <w:shd w:val="clear" w:color="auto" w:fill="FFFFFF"/>
            <w:jc w:val="center"/>
          </w:pPr>
        </w:pPrChange>
      </w:pPr>
      <w:del w:id="987" w:author="Lauren Darr" w:date="2017-07-12T18:33:00Z">
        <w:r w:rsidRPr="00632CB3" w:rsidDel="00632CB3">
          <w:rPr>
            <w:rFonts w:ascii="Consolas" w:eastAsia="Times New Roman" w:hAnsi="Consolas"/>
            <w:color w:val="020202"/>
          </w:rPr>
          <w:tab/>
        </w:r>
      </w:del>
    </w:p>
    <w:p w14:paraId="0A5DA451" w14:textId="01F3BECB" w:rsidR="00632CB3" w:rsidRPr="00632CB3" w:rsidDel="00632CB3" w:rsidRDefault="00632CB3" w:rsidP="00632CB3">
      <w:pPr>
        <w:shd w:val="clear" w:color="auto" w:fill="FFFFFF"/>
        <w:rPr>
          <w:del w:id="988" w:author="Lauren Darr" w:date="2017-07-12T18:33:00Z"/>
          <w:rFonts w:ascii="Consolas" w:eastAsia="Times New Roman" w:hAnsi="Consolas"/>
          <w:color w:val="020202"/>
        </w:rPr>
        <w:pPrChange w:id="989" w:author="Lauren Darr" w:date="2017-07-12T18:31:00Z">
          <w:pPr>
            <w:shd w:val="clear" w:color="auto" w:fill="FFFFFF"/>
            <w:jc w:val="center"/>
          </w:pPr>
        </w:pPrChange>
      </w:pPr>
      <w:del w:id="990" w:author="Lauren Darr" w:date="2017-07-12T18:33:00Z">
        <w:r w:rsidRPr="00632CB3" w:rsidDel="00632CB3">
          <w:rPr>
            <w:rFonts w:ascii="Consolas" w:eastAsia="Times New Roman" w:hAnsi="Consolas"/>
            <w:color w:val="020202"/>
          </w:rPr>
          <w:delText>data dataset;</w:delText>
        </w:r>
      </w:del>
    </w:p>
    <w:p w14:paraId="45755F96" w14:textId="7EEB2DAF" w:rsidR="00632CB3" w:rsidRPr="00632CB3" w:rsidDel="00632CB3" w:rsidRDefault="00632CB3" w:rsidP="00632CB3">
      <w:pPr>
        <w:shd w:val="clear" w:color="auto" w:fill="FFFFFF"/>
        <w:rPr>
          <w:del w:id="991" w:author="Lauren Darr" w:date="2017-07-12T18:33:00Z"/>
          <w:rFonts w:ascii="Consolas" w:eastAsia="Times New Roman" w:hAnsi="Consolas"/>
          <w:color w:val="020202"/>
        </w:rPr>
        <w:pPrChange w:id="992" w:author="Lauren Darr" w:date="2017-07-12T18:31:00Z">
          <w:pPr>
            <w:shd w:val="clear" w:color="auto" w:fill="FFFFFF"/>
            <w:jc w:val="center"/>
          </w:pPr>
        </w:pPrChange>
      </w:pPr>
      <w:del w:id="993" w:author="Lauren Darr" w:date="2017-07-12T18:33:00Z">
        <w:r w:rsidRPr="00632CB3" w:rsidDel="00632CB3">
          <w:rPr>
            <w:rFonts w:ascii="Consolas" w:eastAsia="Times New Roman" w:hAnsi="Consolas"/>
            <w:color w:val="020202"/>
          </w:rPr>
          <w:tab/>
          <w:delText>merge dataset transformed;</w:delText>
        </w:r>
      </w:del>
    </w:p>
    <w:p w14:paraId="42E0E51E" w14:textId="1F449EC5" w:rsidR="00632CB3" w:rsidRPr="00632CB3" w:rsidDel="00632CB3" w:rsidRDefault="00632CB3" w:rsidP="00632CB3">
      <w:pPr>
        <w:shd w:val="clear" w:color="auto" w:fill="FFFFFF"/>
        <w:rPr>
          <w:del w:id="994" w:author="Lauren Darr" w:date="2017-07-12T18:33:00Z"/>
          <w:rFonts w:ascii="Consolas" w:eastAsia="Times New Roman" w:hAnsi="Consolas"/>
          <w:color w:val="020202"/>
        </w:rPr>
        <w:pPrChange w:id="995" w:author="Lauren Darr" w:date="2017-07-12T18:31:00Z">
          <w:pPr>
            <w:shd w:val="clear" w:color="auto" w:fill="FFFFFF"/>
            <w:jc w:val="center"/>
          </w:pPr>
        </w:pPrChange>
      </w:pPr>
      <w:del w:id="996" w:author="Lauren Darr" w:date="2017-07-12T18:33:00Z">
        <w:r w:rsidRPr="00632CB3" w:rsidDel="00632CB3">
          <w:rPr>
            <w:rFonts w:ascii="Consolas" w:eastAsia="Times New Roman" w:hAnsi="Consolas"/>
            <w:color w:val="020202"/>
          </w:rPr>
          <w:tab/>
          <w:delText>SalePrice = log10(SalePrice);</w:delText>
        </w:r>
      </w:del>
    </w:p>
    <w:p w14:paraId="48C291C1" w14:textId="268BB047" w:rsidR="00632CB3" w:rsidRPr="00632CB3" w:rsidDel="00632CB3" w:rsidRDefault="00632CB3" w:rsidP="00632CB3">
      <w:pPr>
        <w:shd w:val="clear" w:color="auto" w:fill="FFFFFF"/>
        <w:rPr>
          <w:del w:id="997" w:author="Lauren Darr" w:date="2017-07-12T18:33:00Z"/>
          <w:rFonts w:ascii="Consolas" w:eastAsia="Times New Roman" w:hAnsi="Consolas"/>
          <w:color w:val="020202"/>
        </w:rPr>
        <w:pPrChange w:id="998" w:author="Lauren Darr" w:date="2017-07-12T18:31:00Z">
          <w:pPr>
            <w:shd w:val="clear" w:color="auto" w:fill="FFFFFF"/>
            <w:jc w:val="center"/>
          </w:pPr>
        </w:pPrChange>
      </w:pPr>
    </w:p>
    <w:p w14:paraId="6B5E7B7E" w14:textId="57F65CEC" w:rsidR="00632CB3" w:rsidRPr="00632CB3" w:rsidDel="00632CB3" w:rsidRDefault="00632CB3" w:rsidP="00632CB3">
      <w:pPr>
        <w:shd w:val="clear" w:color="auto" w:fill="FFFFFF"/>
        <w:rPr>
          <w:del w:id="999" w:author="Lauren Darr" w:date="2017-07-12T18:33:00Z"/>
          <w:rFonts w:ascii="Consolas" w:eastAsia="Times New Roman" w:hAnsi="Consolas"/>
          <w:color w:val="020202"/>
        </w:rPr>
        <w:pPrChange w:id="1000" w:author="Lauren Darr" w:date="2017-07-12T18:31:00Z">
          <w:pPr>
            <w:shd w:val="clear" w:color="auto" w:fill="FFFFFF"/>
            <w:jc w:val="center"/>
          </w:pPr>
        </w:pPrChange>
      </w:pPr>
    </w:p>
    <w:p w14:paraId="22B47D92" w14:textId="2157AE5E" w:rsidR="00632CB3" w:rsidRPr="00632CB3" w:rsidDel="00632CB3" w:rsidRDefault="00632CB3" w:rsidP="00632CB3">
      <w:pPr>
        <w:shd w:val="clear" w:color="auto" w:fill="FFFFFF"/>
        <w:rPr>
          <w:del w:id="1001" w:author="Lauren Darr" w:date="2017-07-12T18:33:00Z"/>
          <w:rFonts w:ascii="Consolas" w:eastAsia="Times New Roman" w:hAnsi="Consolas"/>
          <w:color w:val="020202"/>
        </w:rPr>
        <w:pPrChange w:id="1002" w:author="Lauren Darr" w:date="2017-07-12T18:31:00Z">
          <w:pPr>
            <w:shd w:val="clear" w:color="auto" w:fill="FFFFFF"/>
            <w:jc w:val="center"/>
          </w:pPr>
        </w:pPrChange>
      </w:pPr>
      <w:del w:id="1003" w:author="Lauren Darr" w:date="2017-07-12T18:33:00Z">
        <w:r w:rsidRPr="00632CB3" w:rsidDel="00632CB3">
          <w:rPr>
            <w:rFonts w:ascii="Consolas" w:eastAsia="Times New Roman" w:hAnsi="Consolas"/>
            <w:color w:val="020202"/>
          </w:rPr>
          <w:delText>/*</w:delText>
        </w:r>
      </w:del>
    </w:p>
    <w:p w14:paraId="014219FE" w14:textId="3BC8FD74" w:rsidR="00632CB3" w:rsidRPr="00632CB3" w:rsidDel="00632CB3" w:rsidRDefault="00632CB3" w:rsidP="00632CB3">
      <w:pPr>
        <w:shd w:val="clear" w:color="auto" w:fill="FFFFFF"/>
        <w:rPr>
          <w:del w:id="1004" w:author="Lauren Darr" w:date="2017-07-12T18:33:00Z"/>
          <w:rFonts w:ascii="Consolas" w:eastAsia="Times New Roman" w:hAnsi="Consolas"/>
          <w:color w:val="020202"/>
        </w:rPr>
        <w:pPrChange w:id="1005" w:author="Lauren Darr" w:date="2017-07-12T18:31:00Z">
          <w:pPr>
            <w:shd w:val="clear" w:color="auto" w:fill="FFFFFF"/>
            <w:jc w:val="center"/>
          </w:pPr>
        </w:pPrChange>
      </w:pPr>
      <w:del w:id="1006" w:author="Lauren Darr" w:date="2017-07-12T18:33:00Z">
        <w:r w:rsidRPr="00632CB3" w:rsidDel="00632CB3">
          <w:rPr>
            <w:rFonts w:ascii="Consolas" w:eastAsia="Times New Roman" w:hAnsi="Consolas"/>
            <w:color w:val="020202"/>
          </w:rPr>
          <w:delText xml:space="preserve"> * Output some data</w:delText>
        </w:r>
      </w:del>
    </w:p>
    <w:p w14:paraId="5FEBD17B" w14:textId="28B0128D" w:rsidR="00632CB3" w:rsidRPr="00632CB3" w:rsidDel="00632CB3" w:rsidRDefault="00632CB3" w:rsidP="00632CB3">
      <w:pPr>
        <w:shd w:val="clear" w:color="auto" w:fill="FFFFFF"/>
        <w:rPr>
          <w:del w:id="1007" w:author="Lauren Darr" w:date="2017-07-12T18:33:00Z"/>
          <w:rFonts w:ascii="Consolas" w:eastAsia="Times New Roman" w:hAnsi="Consolas"/>
          <w:color w:val="020202"/>
        </w:rPr>
        <w:pPrChange w:id="1008" w:author="Lauren Darr" w:date="2017-07-12T18:31:00Z">
          <w:pPr>
            <w:shd w:val="clear" w:color="auto" w:fill="FFFFFF"/>
            <w:jc w:val="center"/>
          </w:pPr>
        </w:pPrChange>
      </w:pPr>
      <w:del w:id="1009" w:author="Lauren Darr" w:date="2017-07-12T18:33:00Z">
        <w:r w:rsidRPr="00632CB3" w:rsidDel="00632CB3">
          <w:rPr>
            <w:rFonts w:ascii="Consolas" w:eastAsia="Times New Roman" w:hAnsi="Consolas"/>
            <w:color w:val="020202"/>
          </w:rPr>
          <w:delText xml:space="preserve"> */</w:delText>
        </w:r>
      </w:del>
    </w:p>
    <w:p w14:paraId="74D03BF7" w14:textId="05C462AC" w:rsidR="00632CB3" w:rsidRPr="00632CB3" w:rsidDel="00632CB3" w:rsidRDefault="00632CB3" w:rsidP="00632CB3">
      <w:pPr>
        <w:shd w:val="clear" w:color="auto" w:fill="FFFFFF"/>
        <w:rPr>
          <w:del w:id="1010" w:author="Lauren Darr" w:date="2017-07-12T18:33:00Z"/>
          <w:rFonts w:ascii="Consolas" w:eastAsia="Times New Roman" w:hAnsi="Consolas"/>
          <w:color w:val="020202"/>
        </w:rPr>
        <w:pPrChange w:id="1011" w:author="Lauren Darr" w:date="2017-07-12T18:31:00Z">
          <w:pPr>
            <w:shd w:val="clear" w:color="auto" w:fill="FFFFFF"/>
            <w:jc w:val="center"/>
          </w:pPr>
        </w:pPrChange>
      </w:pPr>
      <w:del w:id="1012" w:author="Lauren Darr" w:date="2017-07-12T18:33:00Z">
        <w:r w:rsidRPr="00632CB3" w:rsidDel="00632CB3">
          <w:rPr>
            <w:rFonts w:ascii="Consolas" w:eastAsia="Times New Roman" w:hAnsi="Consolas"/>
            <w:color w:val="020202"/>
          </w:rPr>
          <w:delText>proc print data=dataset (obs=10);</w:delText>
        </w:r>
      </w:del>
    </w:p>
    <w:p w14:paraId="739967B1" w14:textId="5A0A23D8" w:rsidR="00632CB3" w:rsidRPr="00632CB3" w:rsidDel="00632CB3" w:rsidRDefault="00632CB3" w:rsidP="00632CB3">
      <w:pPr>
        <w:shd w:val="clear" w:color="auto" w:fill="FFFFFF"/>
        <w:rPr>
          <w:del w:id="1013" w:author="Lauren Darr" w:date="2017-07-12T18:33:00Z"/>
          <w:rFonts w:ascii="Consolas" w:eastAsia="Times New Roman" w:hAnsi="Consolas"/>
          <w:color w:val="020202"/>
        </w:rPr>
        <w:pPrChange w:id="1014" w:author="Lauren Darr" w:date="2017-07-12T18:31:00Z">
          <w:pPr>
            <w:shd w:val="clear" w:color="auto" w:fill="FFFFFF"/>
            <w:jc w:val="center"/>
          </w:pPr>
        </w:pPrChange>
      </w:pPr>
      <w:del w:id="1015" w:author="Lauren Darr" w:date="2017-07-12T18:33:00Z">
        <w:r w:rsidRPr="00632CB3" w:rsidDel="00632CB3">
          <w:rPr>
            <w:rFonts w:ascii="Consolas" w:eastAsia="Times New Roman" w:hAnsi="Consolas"/>
            <w:color w:val="020202"/>
          </w:rPr>
          <w:delText>proc means data=dataset;</w:delText>
        </w:r>
      </w:del>
    </w:p>
    <w:p w14:paraId="5F2BDFF8" w14:textId="520DFA9F" w:rsidR="00632CB3" w:rsidRPr="00632CB3" w:rsidDel="00632CB3" w:rsidRDefault="00632CB3" w:rsidP="00632CB3">
      <w:pPr>
        <w:shd w:val="clear" w:color="auto" w:fill="FFFFFF"/>
        <w:rPr>
          <w:del w:id="1016" w:author="Lauren Darr" w:date="2017-07-12T18:33:00Z"/>
          <w:rFonts w:ascii="Consolas" w:eastAsia="Times New Roman" w:hAnsi="Consolas"/>
          <w:color w:val="020202"/>
        </w:rPr>
        <w:pPrChange w:id="1017" w:author="Lauren Darr" w:date="2017-07-12T18:31:00Z">
          <w:pPr>
            <w:shd w:val="clear" w:color="auto" w:fill="FFFFFF"/>
            <w:jc w:val="center"/>
          </w:pPr>
        </w:pPrChange>
      </w:pPr>
      <w:del w:id="1018" w:author="Lauren Darr" w:date="2017-07-12T18:33:00Z">
        <w:r w:rsidRPr="00632CB3" w:rsidDel="00632CB3">
          <w:rPr>
            <w:rFonts w:ascii="Consolas" w:eastAsia="Times New Roman" w:hAnsi="Consolas"/>
            <w:color w:val="020202"/>
          </w:rPr>
          <w:delText>proc means data=dataset N NMISS;</w:delText>
        </w:r>
      </w:del>
    </w:p>
    <w:p w14:paraId="313C11E0" w14:textId="7D5487D7" w:rsidR="00632CB3" w:rsidRPr="00632CB3" w:rsidDel="00632CB3" w:rsidRDefault="00632CB3" w:rsidP="00632CB3">
      <w:pPr>
        <w:shd w:val="clear" w:color="auto" w:fill="FFFFFF"/>
        <w:rPr>
          <w:del w:id="1019" w:author="Lauren Darr" w:date="2017-07-12T18:33:00Z"/>
          <w:rFonts w:ascii="Consolas" w:eastAsia="Times New Roman" w:hAnsi="Consolas"/>
          <w:color w:val="020202"/>
        </w:rPr>
        <w:pPrChange w:id="1020" w:author="Lauren Darr" w:date="2017-07-12T18:31:00Z">
          <w:pPr>
            <w:shd w:val="clear" w:color="auto" w:fill="FFFFFF"/>
            <w:jc w:val="center"/>
          </w:pPr>
        </w:pPrChange>
      </w:pPr>
      <w:del w:id="1021" w:author="Lauren Darr" w:date="2017-07-12T18:33:00Z">
        <w:r w:rsidRPr="00632CB3" w:rsidDel="00632CB3">
          <w:rPr>
            <w:rFonts w:ascii="Consolas" w:eastAsia="Times New Roman" w:hAnsi="Consolas"/>
            <w:color w:val="020202"/>
          </w:rPr>
          <w:delText>proc means data=test N NMISS;</w:delText>
        </w:r>
      </w:del>
    </w:p>
    <w:p w14:paraId="68867D9D" w14:textId="2EEC3A65" w:rsidR="00632CB3" w:rsidRPr="00632CB3" w:rsidDel="00632CB3" w:rsidRDefault="00632CB3" w:rsidP="00632CB3">
      <w:pPr>
        <w:shd w:val="clear" w:color="auto" w:fill="FFFFFF"/>
        <w:rPr>
          <w:del w:id="1022" w:author="Lauren Darr" w:date="2017-07-12T18:33:00Z"/>
          <w:rFonts w:ascii="Consolas" w:eastAsia="Times New Roman" w:hAnsi="Consolas"/>
          <w:color w:val="020202"/>
        </w:rPr>
        <w:pPrChange w:id="1023" w:author="Lauren Darr" w:date="2017-07-12T18:31:00Z">
          <w:pPr>
            <w:shd w:val="clear" w:color="auto" w:fill="FFFFFF"/>
            <w:jc w:val="center"/>
          </w:pPr>
        </w:pPrChange>
      </w:pPr>
    </w:p>
    <w:p w14:paraId="0A8DD591" w14:textId="3788EEC3" w:rsidR="00632CB3" w:rsidRPr="00632CB3" w:rsidDel="00632CB3" w:rsidRDefault="00632CB3" w:rsidP="00632CB3">
      <w:pPr>
        <w:shd w:val="clear" w:color="auto" w:fill="FFFFFF"/>
        <w:rPr>
          <w:del w:id="1024" w:author="Lauren Darr" w:date="2017-07-12T18:33:00Z"/>
          <w:rFonts w:ascii="Consolas" w:eastAsia="Times New Roman" w:hAnsi="Consolas"/>
          <w:color w:val="020202"/>
        </w:rPr>
        <w:pPrChange w:id="1025" w:author="Lauren Darr" w:date="2017-07-12T18:31:00Z">
          <w:pPr>
            <w:shd w:val="clear" w:color="auto" w:fill="FFFFFF"/>
            <w:jc w:val="center"/>
          </w:pPr>
        </w:pPrChange>
      </w:pPr>
    </w:p>
    <w:p w14:paraId="7E46D3DE" w14:textId="1B3C7FEA" w:rsidR="00632CB3" w:rsidRPr="00632CB3" w:rsidDel="00632CB3" w:rsidRDefault="00632CB3" w:rsidP="00632CB3">
      <w:pPr>
        <w:shd w:val="clear" w:color="auto" w:fill="FFFFFF"/>
        <w:rPr>
          <w:del w:id="1026" w:author="Lauren Darr" w:date="2017-07-12T18:33:00Z"/>
          <w:rFonts w:ascii="Consolas" w:eastAsia="Times New Roman" w:hAnsi="Consolas"/>
          <w:color w:val="020202"/>
        </w:rPr>
        <w:pPrChange w:id="1027" w:author="Lauren Darr" w:date="2017-07-12T18:31:00Z">
          <w:pPr>
            <w:shd w:val="clear" w:color="auto" w:fill="FFFFFF"/>
            <w:jc w:val="center"/>
          </w:pPr>
        </w:pPrChange>
      </w:pPr>
      <w:del w:id="1028" w:author="Lauren Darr" w:date="2017-07-12T18:33:00Z">
        <w:r w:rsidRPr="00632CB3" w:rsidDel="00632CB3">
          <w:rPr>
            <w:rFonts w:ascii="Consolas" w:eastAsia="Times New Roman" w:hAnsi="Consolas"/>
            <w:color w:val="020202"/>
          </w:rPr>
          <w:delText>/*</w:delText>
        </w:r>
      </w:del>
    </w:p>
    <w:p w14:paraId="7E3AF4B0" w14:textId="7B03FC03" w:rsidR="00632CB3" w:rsidRPr="00632CB3" w:rsidDel="00632CB3" w:rsidRDefault="00632CB3" w:rsidP="00632CB3">
      <w:pPr>
        <w:shd w:val="clear" w:color="auto" w:fill="FFFFFF"/>
        <w:rPr>
          <w:del w:id="1029" w:author="Lauren Darr" w:date="2017-07-12T18:33:00Z"/>
          <w:rFonts w:ascii="Consolas" w:eastAsia="Times New Roman" w:hAnsi="Consolas"/>
          <w:color w:val="020202"/>
        </w:rPr>
        <w:pPrChange w:id="1030" w:author="Lauren Darr" w:date="2017-07-12T18:31:00Z">
          <w:pPr>
            <w:shd w:val="clear" w:color="auto" w:fill="FFFFFF"/>
            <w:jc w:val="center"/>
          </w:pPr>
        </w:pPrChange>
      </w:pPr>
      <w:del w:id="1031" w:author="Lauren Darr" w:date="2017-07-12T18:33:00Z">
        <w:r w:rsidRPr="00632CB3" w:rsidDel="00632CB3">
          <w:rPr>
            <w:rFonts w:ascii="Consolas" w:eastAsia="Times New Roman" w:hAnsi="Consolas"/>
            <w:color w:val="020202"/>
          </w:rPr>
          <w:delText xml:space="preserve"> * Get cooks'd for all continious vars</w:delText>
        </w:r>
      </w:del>
    </w:p>
    <w:p w14:paraId="36CA0CAF" w14:textId="62E7EE48" w:rsidR="00632CB3" w:rsidRPr="00632CB3" w:rsidDel="00632CB3" w:rsidRDefault="00632CB3" w:rsidP="00632CB3">
      <w:pPr>
        <w:shd w:val="clear" w:color="auto" w:fill="FFFFFF"/>
        <w:rPr>
          <w:del w:id="1032" w:author="Lauren Darr" w:date="2017-07-12T18:33:00Z"/>
          <w:rFonts w:ascii="Consolas" w:eastAsia="Times New Roman" w:hAnsi="Consolas"/>
          <w:color w:val="020202"/>
        </w:rPr>
        <w:pPrChange w:id="1033" w:author="Lauren Darr" w:date="2017-07-12T18:31:00Z">
          <w:pPr>
            <w:shd w:val="clear" w:color="auto" w:fill="FFFFFF"/>
            <w:jc w:val="center"/>
          </w:pPr>
        </w:pPrChange>
      </w:pPr>
      <w:del w:id="1034" w:author="Lauren Darr" w:date="2017-07-12T18:33:00Z">
        <w:r w:rsidRPr="00632CB3" w:rsidDel="00632CB3">
          <w:rPr>
            <w:rFonts w:ascii="Consolas" w:eastAsia="Times New Roman" w:hAnsi="Consolas"/>
            <w:color w:val="020202"/>
          </w:rPr>
          <w:delText xml:space="preserve"> * influance will contain the result</w:delText>
        </w:r>
      </w:del>
    </w:p>
    <w:p w14:paraId="00555C16" w14:textId="76AD2F46" w:rsidR="00632CB3" w:rsidRPr="00632CB3" w:rsidDel="00632CB3" w:rsidRDefault="00632CB3" w:rsidP="00632CB3">
      <w:pPr>
        <w:shd w:val="clear" w:color="auto" w:fill="FFFFFF"/>
        <w:rPr>
          <w:del w:id="1035" w:author="Lauren Darr" w:date="2017-07-12T18:33:00Z"/>
          <w:rFonts w:ascii="Consolas" w:eastAsia="Times New Roman" w:hAnsi="Consolas"/>
          <w:color w:val="020202"/>
        </w:rPr>
        <w:pPrChange w:id="1036" w:author="Lauren Darr" w:date="2017-07-12T18:31:00Z">
          <w:pPr>
            <w:shd w:val="clear" w:color="auto" w:fill="FFFFFF"/>
            <w:jc w:val="center"/>
          </w:pPr>
        </w:pPrChange>
      </w:pPr>
      <w:del w:id="1037" w:author="Lauren Darr" w:date="2017-07-12T18:33:00Z">
        <w:r w:rsidRPr="00632CB3" w:rsidDel="00632CB3">
          <w:rPr>
            <w:rFonts w:ascii="Consolas" w:eastAsia="Times New Roman" w:hAnsi="Consolas"/>
            <w:color w:val="020202"/>
          </w:rPr>
          <w:delText xml:space="preserve"> */</w:delText>
        </w:r>
      </w:del>
    </w:p>
    <w:p w14:paraId="65BA688B" w14:textId="6CFB7894" w:rsidR="00632CB3" w:rsidRPr="00632CB3" w:rsidDel="00632CB3" w:rsidRDefault="00632CB3" w:rsidP="00632CB3">
      <w:pPr>
        <w:shd w:val="clear" w:color="auto" w:fill="FFFFFF"/>
        <w:rPr>
          <w:del w:id="1038" w:author="Lauren Darr" w:date="2017-07-12T18:33:00Z"/>
          <w:rFonts w:ascii="Consolas" w:eastAsia="Times New Roman" w:hAnsi="Consolas"/>
          <w:color w:val="020202"/>
        </w:rPr>
        <w:pPrChange w:id="1039" w:author="Lauren Darr" w:date="2017-07-12T18:31:00Z">
          <w:pPr>
            <w:shd w:val="clear" w:color="auto" w:fill="FFFFFF"/>
            <w:jc w:val="center"/>
          </w:pPr>
        </w:pPrChange>
      </w:pPr>
      <w:del w:id="1040" w:author="Lauren Darr" w:date="2017-07-12T18:33:00Z">
        <w:r w:rsidRPr="00632CB3" w:rsidDel="00632CB3">
          <w:rPr>
            <w:rFonts w:ascii="Consolas" w:eastAsia="Times New Roman" w:hAnsi="Consolas"/>
            <w:color w:val="020202"/>
          </w:rPr>
          <w:delText>proc reg data=dataset plots=diagnostics;</w:delText>
        </w:r>
      </w:del>
    </w:p>
    <w:p w14:paraId="3B499150" w14:textId="6DB9AEFB" w:rsidR="00632CB3" w:rsidRPr="00632CB3" w:rsidDel="00632CB3" w:rsidRDefault="00632CB3" w:rsidP="00632CB3">
      <w:pPr>
        <w:shd w:val="clear" w:color="auto" w:fill="FFFFFF"/>
        <w:rPr>
          <w:del w:id="1041" w:author="Lauren Darr" w:date="2017-07-12T18:33:00Z"/>
          <w:rFonts w:ascii="Consolas" w:eastAsia="Times New Roman" w:hAnsi="Consolas"/>
          <w:color w:val="020202"/>
        </w:rPr>
        <w:pPrChange w:id="1042" w:author="Lauren Darr" w:date="2017-07-12T18:31:00Z">
          <w:pPr>
            <w:shd w:val="clear" w:color="auto" w:fill="FFFFFF"/>
            <w:jc w:val="center"/>
          </w:pPr>
        </w:pPrChange>
      </w:pPr>
      <w:del w:id="1043" w:author="Lauren Darr" w:date="2017-07-12T18:33:00Z">
        <w:r w:rsidRPr="00632CB3" w:rsidDel="00632CB3">
          <w:rPr>
            <w:rFonts w:ascii="Consolas" w:eastAsia="Times New Roman" w:hAnsi="Consolas"/>
            <w:color w:val="020202"/>
          </w:rPr>
          <w:tab/>
          <w:delText>model SalePrice=LotArea OverallQual OverallCond YearBuilt YearRemodAdd _1stFlrSF GrLivArea BsmtFullBath BsmtHalfBath FullBath HalfBath TotRmsAbvGrd Fireplaces GarageCars</w:delText>
        </w:r>
      </w:del>
    </w:p>
    <w:p w14:paraId="105872BF" w14:textId="077AC155" w:rsidR="00632CB3" w:rsidRPr="00632CB3" w:rsidDel="00632CB3" w:rsidRDefault="00632CB3" w:rsidP="00632CB3">
      <w:pPr>
        <w:shd w:val="clear" w:color="auto" w:fill="FFFFFF"/>
        <w:rPr>
          <w:del w:id="1044" w:author="Lauren Darr" w:date="2017-07-12T18:33:00Z"/>
          <w:rFonts w:ascii="Consolas" w:eastAsia="Times New Roman" w:hAnsi="Consolas"/>
          <w:color w:val="020202"/>
        </w:rPr>
        <w:pPrChange w:id="1045" w:author="Lauren Darr" w:date="2017-07-12T18:31:00Z">
          <w:pPr>
            <w:shd w:val="clear" w:color="auto" w:fill="FFFFFF"/>
            <w:jc w:val="center"/>
          </w:pPr>
        </w:pPrChange>
      </w:pPr>
      <w:del w:id="1046" w:author="Lauren Darr" w:date="2017-07-12T18:33:00Z">
        <w:r w:rsidRPr="00632CB3" w:rsidDel="00632CB3">
          <w:rPr>
            <w:rFonts w:ascii="Consolas" w:eastAsia="Times New Roman" w:hAnsi="Consolas"/>
            <w:color w:val="020202"/>
          </w:rPr>
          <w:tab/>
          <w:delText>/ noprint;</w:delText>
        </w:r>
      </w:del>
    </w:p>
    <w:p w14:paraId="2C36C435" w14:textId="0B578DF5" w:rsidR="00632CB3" w:rsidRPr="00632CB3" w:rsidDel="00632CB3" w:rsidRDefault="00632CB3" w:rsidP="00632CB3">
      <w:pPr>
        <w:shd w:val="clear" w:color="auto" w:fill="FFFFFF"/>
        <w:rPr>
          <w:del w:id="1047" w:author="Lauren Darr" w:date="2017-07-12T18:33:00Z"/>
          <w:rFonts w:ascii="Consolas" w:eastAsia="Times New Roman" w:hAnsi="Consolas"/>
          <w:color w:val="020202"/>
        </w:rPr>
        <w:pPrChange w:id="1048" w:author="Lauren Darr" w:date="2017-07-12T18:31:00Z">
          <w:pPr>
            <w:shd w:val="clear" w:color="auto" w:fill="FFFFFF"/>
            <w:jc w:val="center"/>
          </w:pPr>
        </w:pPrChange>
      </w:pPr>
      <w:del w:id="1049" w:author="Lauren Darr" w:date="2017-07-12T18:33:00Z">
        <w:r w:rsidRPr="00632CB3" w:rsidDel="00632CB3">
          <w:rPr>
            <w:rFonts w:ascii="Consolas" w:eastAsia="Times New Roman" w:hAnsi="Consolas"/>
            <w:color w:val="020202"/>
          </w:rPr>
          <w:tab/>
          <w:delText>output out=influance cookd=cookd NOPRINT;</w:delText>
        </w:r>
      </w:del>
    </w:p>
    <w:p w14:paraId="4C11EF48" w14:textId="38EDACB2" w:rsidR="00632CB3" w:rsidRPr="00632CB3" w:rsidDel="00632CB3" w:rsidRDefault="00632CB3" w:rsidP="00632CB3">
      <w:pPr>
        <w:shd w:val="clear" w:color="auto" w:fill="FFFFFF"/>
        <w:rPr>
          <w:del w:id="1050" w:author="Lauren Darr" w:date="2017-07-12T18:33:00Z"/>
          <w:rFonts w:ascii="Consolas" w:eastAsia="Times New Roman" w:hAnsi="Consolas"/>
          <w:color w:val="020202"/>
        </w:rPr>
        <w:pPrChange w:id="1051" w:author="Lauren Darr" w:date="2017-07-12T18:31:00Z">
          <w:pPr>
            <w:shd w:val="clear" w:color="auto" w:fill="FFFFFF"/>
            <w:jc w:val="center"/>
          </w:pPr>
        </w:pPrChange>
      </w:pPr>
    </w:p>
    <w:p w14:paraId="671588AD" w14:textId="11070774" w:rsidR="00632CB3" w:rsidRPr="00632CB3" w:rsidDel="00632CB3" w:rsidRDefault="00632CB3" w:rsidP="00632CB3">
      <w:pPr>
        <w:shd w:val="clear" w:color="auto" w:fill="FFFFFF"/>
        <w:rPr>
          <w:del w:id="1052" w:author="Lauren Darr" w:date="2017-07-12T18:33:00Z"/>
          <w:rFonts w:ascii="Consolas" w:eastAsia="Times New Roman" w:hAnsi="Consolas"/>
          <w:color w:val="020202"/>
        </w:rPr>
        <w:pPrChange w:id="1053" w:author="Lauren Darr" w:date="2017-07-12T18:31:00Z">
          <w:pPr>
            <w:shd w:val="clear" w:color="auto" w:fill="FFFFFF"/>
            <w:jc w:val="center"/>
          </w:pPr>
        </w:pPrChange>
      </w:pPr>
      <w:del w:id="1054" w:author="Lauren Darr" w:date="2017-07-12T18:33:00Z">
        <w:r w:rsidRPr="00632CB3" w:rsidDel="00632CB3">
          <w:rPr>
            <w:rFonts w:ascii="Consolas" w:eastAsia="Times New Roman" w:hAnsi="Consolas"/>
            <w:color w:val="020202"/>
          </w:rPr>
          <w:delText>/*</w:delText>
        </w:r>
      </w:del>
    </w:p>
    <w:p w14:paraId="402947CA" w14:textId="55B59800" w:rsidR="00632CB3" w:rsidRPr="00632CB3" w:rsidDel="00632CB3" w:rsidRDefault="00632CB3" w:rsidP="00632CB3">
      <w:pPr>
        <w:shd w:val="clear" w:color="auto" w:fill="FFFFFF"/>
        <w:rPr>
          <w:del w:id="1055" w:author="Lauren Darr" w:date="2017-07-12T18:33:00Z"/>
          <w:rFonts w:ascii="Consolas" w:eastAsia="Times New Roman" w:hAnsi="Consolas"/>
          <w:color w:val="020202"/>
        </w:rPr>
        <w:pPrChange w:id="1056" w:author="Lauren Darr" w:date="2017-07-12T18:31:00Z">
          <w:pPr>
            <w:shd w:val="clear" w:color="auto" w:fill="FFFFFF"/>
            <w:jc w:val="center"/>
          </w:pPr>
        </w:pPrChange>
      </w:pPr>
      <w:del w:id="1057" w:author="Lauren Darr" w:date="2017-07-12T18:33:00Z">
        <w:r w:rsidRPr="00632CB3" w:rsidDel="00632CB3">
          <w:rPr>
            <w:rFonts w:ascii="Consolas" w:eastAsia="Times New Roman" w:hAnsi="Consolas"/>
            <w:color w:val="020202"/>
          </w:rPr>
          <w:delText xml:space="preserve"> * Remove all columns but cookd</w:delText>
        </w:r>
      </w:del>
    </w:p>
    <w:p w14:paraId="0AB3DC4A" w14:textId="32950DF2" w:rsidR="00632CB3" w:rsidRPr="00632CB3" w:rsidDel="00632CB3" w:rsidRDefault="00632CB3" w:rsidP="00632CB3">
      <w:pPr>
        <w:shd w:val="clear" w:color="auto" w:fill="FFFFFF"/>
        <w:rPr>
          <w:del w:id="1058" w:author="Lauren Darr" w:date="2017-07-12T18:33:00Z"/>
          <w:rFonts w:ascii="Consolas" w:eastAsia="Times New Roman" w:hAnsi="Consolas"/>
          <w:color w:val="020202"/>
        </w:rPr>
        <w:pPrChange w:id="1059" w:author="Lauren Darr" w:date="2017-07-12T18:31:00Z">
          <w:pPr>
            <w:shd w:val="clear" w:color="auto" w:fill="FFFFFF"/>
            <w:jc w:val="center"/>
          </w:pPr>
        </w:pPrChange>
      </w:pPr>
      <w:del w:id="1060" w:author="Lauren Darr" w:date="2017-07-12T18:33:00Z">
        <w:r w:rsidRPr="00632CB3" w:rsidDel="00632CB3">
          <w:rPr>
            <w:rFonts w:ascii="Consolas" w:eastAsia="Times New Roman" w:hAnsi="Consolas"/>
            <w:color w:val="020202"/>
          </w:rPr>
          <w:delText xml:space="preserve"> * Just to keep the dataset clean</w:delText>
        </w:r>
      </w:del>
    </w:p>
    <w:p w14:paraId="3116B66F" w14:textId="1B44BD81" w:rsidR="00632CB3" w:rsidRPr="00632CB3" w:rsidDel="00632CB3" w:rsidRDefault="00632CB3" w:rsidP="00632CB3">
      <w:pPr>
        <w:shd w:val="clear" w:color="auto" w:fill="FFFFFF"/>
        <w:rPr>
          <w:del w:id="1061" w:author="Lauren Darr" w:date="2017-07-12T18:33:00Z"/>
          <w:rFonts w:ascii="Consolas" w:eastAsia="Times New Roman" w:hAnsi="Consolas"/>
          <w:color w:val="020202"/>
        </w:rPr>
        <w:pPrChange w:id="1062" w:author="Lauren Darr" w:date="2017-07-12T18:31:00Z">
          <w:pPr>
            <w:shd w:val="clear" w:color="auto" w:fill="FFFFFF"/>
            <w:jc w:val="center"/>
          </w:pPr>
        </w:pPrChange>
      </w:pPr>
      <w:del w:id="1063" w:author="Lauren Darr" w:date="2017-07-12T18:33:00Z">
        <w:r w:rsidRPr="00632CB3" w:rsidDel="00632CB3">
          <w:rPr>
            <w:rFonts w:ascii="Consolas" w:eastAsia="Times New Roman" w:hAnsi="Consolas"/>
            <w:color w:val="020202"/>
          </w:rPr>
          <w:delText xml:space="preserve"> */</w:delText>
        </w:r>
      </w:del>
    </w:p>
    <w:p w14:paraId="4F6198F7" w14:textId="3726C75E" w:rsidR="00632CB3" w:rsidRPr="00632CB3" w:rsidDel="00632CB3" w:rsidRDefault="00632CB3" w:rsidP="00632CB3">
      <w:pPr>
        <w:shd w:val="clear" w:color="auto" w:fill="FFFFFF"/>
        <w:rPr>
          <w:del w:id="1064" w:author="Lauren Darr" w:date="2017-07-12T18:33:00Z"/>
          <w:rFonts w:ascii="Consolas" w:eastAsia="Times New Roman" w:hAnsi="Consolas"/>
          <w:color w:val="020202"/>
        </w:rPr>
        <w:pPrChange w:id="1065" w:author="Lauren Darr" w:date="2017-07-12T18:31:00Z">
          <w:pPr>
            <w:shd w:val="clear" w:color="auto" w:fill="FFFFFF"/>
            <w:jc w:val="center"/>
          </w:pPr>
        </w:pPrChange>
      </w:pPr>
      <w:del w:id="1066" w:author="Lauren Darr" w:date="2017-07-12T18:33:00Z">
        <w:r w:rsidRPr="00632CB3" w:rsidDel="00632CB3">
          <w:rPr>
            <w:rFonts w:ascii="Consolas" w:eastAsia="Times New Roman" w:hAnsi="Consolas"/>
            <w:color w:val="020202"/>
          </w:rPr>
          <w:delText>data influance;</w:delText>
        </w:r>
      </w:del>
    </w:p>
    <w:p w14:paraId="6E3610FF" w14:textId="65BB4241" w:rsidR="00632CB3" w:rsidRPr="00632CB3" w:rsidDel="00632CB3" w:rsidRDefault="00632CB3" w:rsidP="00632CB3">
      <w:pPr>
        <w:shd w:val="clear" w:color="auto" w:fill="FFFFFF"/>
        <w:rPr>
          <w:del w:id="1067" w:author="Lauren Darr" w:date="2017-07-12T18:33:00Z"/>
          <w:rFonts w:ascii="Consolas" w:eastAsia="Times New Roman" w:hAnsi="Consolas"/>
          <w:color w:val="020202"/>
        </w:rPr>
        <w:pPrChange w:id="1068" w:author="Lauren Darr" w:date="2017-07-12T18:31:00Z">
          <w:pPr>
            <w:shd w:val="clear" w:color="auto" w:fill="FFFFFF"/>
            <w:jc w:val="center"/>
          </w:pPr>
        </w:pPrChange>
      </w:pPr>
      <w:del w:id="1069" w:author="Lauren Darr" w:date="2017-07-12T18:33:00Z">
        <w:r w:rsidRPr="00632CB3" w:rsidDel="00632CB3">
          <w:rPr>
            <w:rFonts w:ascii="Consolas" w:eastAsia="Times New Roman" w:hAnsi="Consolas"/>
            <w:color w:val="020202"/>
          </w:rPr>
          <w:tab/>
          <w:delText>set influance;</w:delText>
        </w:r>
      </w:del>
    </w:p>
    <w:p w14:paraId="2B36FB9A" w14:textId="5BE9A109" w:rsidR="00632CB3" w:rsidRPr="00632CB3" w:rsidDel="00632CB3" w:rsidRDefault="00632CB3" w:rsidP="00632CB3">
      <w:pPr>
        <w:shd w:val="clear" w:color="auto" w:fill="FFFFFF"/>
        <w:rPr>
          <w:del w:id="1070" w:author="Lauren Darr" w:date="2017-07-12T18:33:00Z"/>
          <w:rFonts w:ascii="Consolas" w:eastAsia="Times New Roman" w:hAnsi="Consolas"/>
          <w:color w:val="020202"/>
        </w:rPr>
        <w:pPrChange w:id="1071" w:author="Lauren Darr" w:date="2017-07-12T18:31:00Z">
          <w:pPr>
            <w:shd w:val="clear" w:color="auto" w:fill="FFFFFF"/>
            <w:jc w:val="center"/>
          </w:pPr>
        </w:pPrChange>
      </w:pPr>
      <w:del w:id="1072" w:author="Lauren Darr" w:date="2017-07-12T18:33:00Z">
        <w:r w:rsidRPr="00632CB3" w:rsidDel="00632CB3">
          <w:rPr>
            <w:rFonts w:ascii="Consolas" w:eastAsia="Times New Roman" w:hAnsi="Consolas"/>
            <w:color w:val="020202"/>
          </w:rPr>
          <w:tab/>
          <w:delText>keep cookd;</w:delText>
        </w:r>
      </w:del>
    </w:p>
    <w:p w14:paraId="775F0B40" w14:textId="2CD3C5EA" w:rsidR="00632CB3" w:rsidRPr="00632CB3" w:rsidDel="00632CB3" w:rsidRDefault="00632CB3" w:rsidP="00632CB3">
      <w:pPr>
        <w:shd w:val="clear" w:color="auto" w:fill="FFFFFF"/>
        <w:rPr>
          <w:del w:id="1073" w:author="Lauren Darr" w:date="2017-07-12T18:33:00Z"/>
          <w:rFonts w:ascii="Consolas" w:eastAsia="Times New Roman" w:hAnsi="Consolas"/>
          <w:color w:val="020202"/>
        </w:rPr>
        <w:pPrChange w:id="1074" w:author="Lauren Darr" w:date="2017-07-12T18:31:00Z">
          <w:pPr>
            <w:shd w:val="clear" w:color="auto" w:fill="FFFFFF"/>
            <w:jc w:val="center"/>
          </w:pPr>
        </w:pPrChange>
      </w:pPr>
    </w:p>
    <w:p w14:paraId="143F7AF5" w14:textId="535C6E36" w:rsidR="00632CB3" w:rsidRPr="00632CB3" w:rsidDel="00632CB3" w:rsidRDefault="00632CB3" w:rsidP="00632CB3">
      <w:pPr>
        <w:shd w:val="clear" w:color="auto" w:fill="FFFFFF"/>
        <w:rPr>
          <w:del w:id="1075" w:author="Lauren Darr" w:date="2017-07-12T18:33:00Z"/>
          <w:rFonts w:ascii="Consolas" w:eastAsia="Times New Roman" w:hAnsi="Consolas"/>
          <w:color w:val="020202"/>
        </w:rPr>
        <w:pPrChange w:id="1076" w:author="Lauren Darr" w:date="2017-07-12T18:31:00Z">
          <w:pPr>
            <w:shd w:val="clear" w:color="auto" w:fill="FFFFFF"/>
            <w:jc w:val="center"/>
          </w:pPr>
        </w:pPrChange>
      </w:pPr>
      <w:del w:id="1077" w:author="Lauren Darr" w:date="2017-07-12T18:33:00Z">
        <w:r w:rsidRPr="00632CB3" w:rsidDel="00632CB3">
          <w:rPr>
            <w:rFonts w:ascii="Consolas" w:eastAsia="Times New Roman" w:hAnsi="Consolas"/>
            <w:color w:val="020202"/>
          </w:rPr>
          <w:delText>/*</w:delText>
        </w:r>
      </w:del>
    </w:p>
    <w:p w14:paraId="625CC146" w14:textId="1BFCDD0B" w:rsidR="00632CB3" w:rsidRPr="00632CB3" w:rsidDel="00632CB3" w:rsidRDefault="00632CB3" w:rsidP="00632CB3">
      <w:pPr>
        <w:shd w:val="clear" w:color="auto" w:fill="FFFFFF"/>
        <w:rPr>
          <w:del w:id="1078" w:author="Lauren Darr" w:date="2017-07-12T18:33:00Z"/>
          <w:rFonts w:ascii="Consolas" w:eastAsia="Times New Roman" w:hAnsi="Consolas"/>
          <w:color w:val="020202"/>
        </w:rPr>
        <w:pPrChange w:id="1079" w:author="Lauren Darr" w:date="2017-07-12T18:31:00Z">
          <w:pPr>
            <w:shd w:val="clear" w:color="auto" w:fill="FFFFFF"/>
            <w:jc w:val="center"/>
          </w:pPr>
        </w:pPrChange>
      </w:pPr>
      <w:del w:id="1080" w:author="Lauren Darr" w:date="2017-07-12T18:33:00Z">
        <w:r w:rsidRPr="00632CB3" w:rsidDel="00632CB3">
          <w:rPr>
            <w:rFonts w:ascii="Consolas" w:eastAsia="Times New Roman" w:hAnsi="Consolas"/>
            <w:color w:val="020202"/>
          </w:rPr>
          <w:delText xml:space="preserve"> * Merge the two datasets</w:delText>
        </w:r>
      </w:del>
    </w:p>
    <w:p w14:paraId="1B6F8415" w14:textId="4EB8B727" w:rsidR="00632CB3" w:rsidRPr="00632CB3" w:rsidDel="00632CB3" w:rsidRDefault="00632CB3" w:rsidP="00632CB3">
      <w:pPr>
        <w:shd w:val="clear" w:color="auto" w:fill="FFFFFF"/>
        <w:rPr>
          <w:del w:id="1081" w:author="Lauren Darr" w:date="2017-07-12T18:33:00Z"/>
          <w:rFonts w:ascii="Consolas" w:eastAsia="Times New Roman" w:hAnsi="Consolas"/>
          <w:color w:val="020202"/>
        </w:rPr>
        <w:pPrChange w:id="1082" w:author="Lauren Darr" w:date="2017-07-12T18:31:00Z">
          <w:pPr>
            <w:shd w:val="clear" w:color="auto" w:fill="FFFFFF"/>
            <w:jc w:val="center"/>
          </w:pPr>
        </w:pPrChange>
      </w:pPr>
      <w:del w:id="1083" w:author="Lauren Darr" w:date="2017-07-12T18:33:00Z">
        <w:r w:rsidRPr="00632CB3" w:rsidDel="00632CB3">
          <w:rPr>
            <w:rFonts w:ascii="Consolas" w:eastAsia="Times New Roman" w:hAnsi="Consolas"/>
            <w:color w:val="020202"/>
          </w:rPr>
          <w:delText xml:space="preserve"> * dataset will now have a variable cookd</w:delText>
        </w:r>
      </w:del>
    </w:p>
    <w:p w14:paraId="202AD174" w14:textId="1F5729F0" w:rsidR="00632CB3" w:rsidRPr="00632CB3" w:rsidDel="00632CB3" w:rsidRDefault="00632CB3" w:rsidP="00632CB3">
      <w:pPr>
        <w:shd w:val="clear" w:color="auto" w:fill="FFFFFF"/>
        <w:rPr>
          <w:del w:id="1084" w:author="Lauren Darr" w:date="2017-07-12T18:33:00Z"/>
          <w:rFonts w:ascii="Consolas" w:eastAsia="Times New Roman" w:hAnsi="Consolas"/>
          <w:color w:val="020202"/>
        </w:rPr>
        <w:pPrChange w:id="1085" w:author="Lauren Darr" w:date="2017-07-12T18:31:00Z">
          <w:pPr>
            <w:shd w:val="clear" w:color="auto" w:fill="FFFFFF"/>
            <w:jc w:val="center"/>
          </w:pPr>
        </w:pPrChange>
      </w:pPr>
      <w:del w:id="1086" w:author="Lauren Darr" w:date="2017-07-12T18:33:00Z">
        <w:r w:rsidRPr="00632CB3" w:rsidDel="00632CB3">
          <w:rPr>
            <w:rFonts w:ascii="Consolas" w:eastAsia="Times New Roman" w:hAnsi="Consolas"/>
            <w:color w:val="020202"/>
          </w:rPr>
          <w:delText xml:space="preserve"> * Remove all very large cooks'd</w:delText>
        </w:r>
      </w:del>
    </w:p>
    <w:p w14:paraId="25B20EFB" w14:textId="6DF09CB3" w:rsidR="00632CB3" w:rsidRPr="00632CB3" w:rsidDel="00632CB3" w:rsidRDefault="00632CB3" w:rsidP="00632CB3">
      <w:pPr>
        <w:shd w:val="clear" w:color="auto" w:fill="FFFFFF"/>
        <w:rPr>
          <w:del w:id="1087" w:author="Lauren Darr" w:date="2017-07-12T18:33:00Z"/>
          <w:rFonts w:ascii="Consolas" w:eastAsia="Times New Roman" w:hAnsi="Consolas"/>
          <w:color w:val="020202"/>
        </w:rPr>
        <w:pPrChange w:id="1088" w:author="Lauren Darr" w:date="2017-07-12T18:31:00Z">
          <w:pPr>
            <w:shd w:val="clear" w:color="auto" w:fill="FFFFFF"/>
            <w:jc w:val="center"/>
          </w:pPr>
        </w:pPrChange>
      </w:pPr>
      <w:del w:id="1089" w:author="Lauren Darr" w:date="2017-07-12T18:33:00Z">
        <w:r w:rsidRPr="00632CB3" w:rsidDel="00632CB3">
          <w:rPr>
            <w:rFonts w:ascii="Consolas" w:eastAsia="Times New Roman" w:hAnsi="Consolas"/>
            <w:color w:val="020202"/>
          </w:rPr>
          <w:delText xml:space="preserve"> * A rule of thumb cutoff is 4/N (N - obs)</w:delText>
        </w:r>
      </w:del>
    </w:p>
    <w:p w14:paraId="3AF583BB" w14:textId="42B867ED" w:rsidR="00632CB3" w:rsidRPr="00632CB3" w:rsidDel="00632CB3" w:rsidRDefault="00632CB3" w:rsidP="00632CB3">
      <w:pPr>
        <w:shd w:val="clear" w:color="auto" w:fill="FFFFFF"/>
        <w:rPr>
          <w:del w:id="1090" w:author="Lauren Darr" w:date="2017-07-12T18:33:00Z"/>
          <w:rFonts w:ascii="Consolas" w:eastAsia="Times New Roman" w:hAnsi="Consolas"/>
          <w:color w:val="020202"/>
        </w:rPr>
        <w:pPrChange w:id="1091" w:author="Lauren Darr" w:date="2017-07-12T18:31:00Z">
          <w:pPr>
            <w:shd w:val="clear" w:color="auto" w:fill="FFFFFF"/>
            <w:jc w:val="center"/>
          </w:pPr>
        </w:pPrChange>
      </w:pPr>
      <w:del w:id="1092" w:author="Lauren Darr" w:date="2017-07-12T18:33:00Z">
        <w:r w:rsidRPr="00632CB3" w:rsidDel="00632CB3">
          <w:rPr>
            <w:rFonts w:ascii="Consolas" w:eastAsia="Times New Roman" w:hAnsi="Consolas"/>
            <w:color w:val="020202"/>
          </w:rPr>
          <w:delText xml:space="preserve"> */</w:delText>
        </w:r>
      </w:del>
    </w:p>
    <w:p w14:paraId="77CB80E3" w14:textId="3777D454" w:rsidR="00632CB3" w:rsidRPr="00632CB3" w:rsidDel="00632CB3" w:rsidRDefault="00632CB3" w:rsidP="00632CB3">
      <w:pPr>
        <w:shd w:val="clear" w:color="auto" w:fill="FFFFFF"/>
        <w:rPr>
          <w:del w:id="1093" w:author="Lauren Darr" w:date="2017-07-12T18:33:00Z"/>
          <w:rFonts w:ascii="Consolas" w:eastAsia="Times New Roman" w:hAnsi="Consolas"/>
          <w:color w:val="020202"/>
        </w:rPr>
        <w:pPrChange w:id="1094" w:author="Lauren Darr" w:date="2017-07-12T18:31:00Z">
          <w:pPr>
            <w:shd w:val="clear" w:color="auto" w:fill="FFFFFF"/>
            <w:jc w:val="center"/>
          </w:pPr>
        </w:pPrChange>
      </w:pPr>
      <w:del w:id="1095" w:author="Lauren Darr" w:date="2017-07-12T18:33:00Z">
        <w:r w:rsidRPr="00632CB3" w:rsidDel="00632CB3">
          <w:rPr>
            <w:rFonts w:ascii="Consolas" w:eastAsia="Times New Roman" w:hAnsi="Consolas"/>
            <w:color w:val="020202"/>
          </w:rPr>
          <w:delText>data dataset;</w:delText>
        </w:r>
      </w:del>
    </w:p>
    <w:p w14:paraId="551C6A24" w14:textId="0B195D35" w:rsidR="00632CB3" w:rsidRPr="00632CB3" w:rsidDel="00632CB3" w:rsidRDefault="00632CB3" w:rsidP="00632CB3">
      <w:pPr>
        <w:shd w:val="clear" w:color="auto" w:fill="FFFFFF"/>
        <w:rPr>
          <w:del w:id="1096" w:author="Lauren Darr" w:date="2017-07-12T18:33:00Z"/>
          <w:rFonts w:ascii="Consolas" w:eastAsia="Times New Roman" w:hAnsi="Consolas"/>
          <w:color w:val="020202"/>
        </w:rPr>
        <w:pPrChange w:id="1097" w:author="Lauren Darr" w:date="2017-07-12T18:31:00Z">
          <w:pPr>
            <w:shd w:val="clear" w:color="auto" w:fill="FFFFFF"/>
            <w:jc w:val="center"/>
          </w:pPr>
        </w:pPrChange>
      </w:pPr>
      <w:del w:id="1098" w:author="Lauren Darr" w:date="2017-07-12T18:33:00Z">
        <w:r w:rsidRPr="00632CB3" w:rsidDel="00632CB3">
          <w:rPr>
            <w:rFonts w:ascii="Consolas" w:eastAsia="Times New Roman" w:hAnsi="Consolas"/>
            <w:color w:val="020202"/>
          </w:rPr>
          <w:tab/>
          <w:delText>merge dataset influance;</w:delText>
        </w:r>
      </w:del>
    </w:p>
    <w:p w14:paraId="3E20D3A6" w14:textId="671960B1" w:rsidR="00632CB3" w:rsidRPr="00632CB3" w:rsidDel="00632CB3" w:rsidRDefault="00632CB3" w:rsidP="00632CB3">
      <w:pPr>
        <w:shd w:val="clear" w:color="auto" w:fill="FFFFFF"/>
        <w:rPr>
          <w:del w:id="1099" w:author="Lauren Darr" w:date="2017-07-12T18:33:00Z"/>
          <w:rFonts w:ascii="Consolas" w:eastAsia="Times New Roman" w:hAnsi="Consolas"/>
          <w:color w:val="020202"/>
        </w:rPr>
        <w:pPrChange w:id="1100" w:author="Lauren Darr" w:date="2017-07-12T18:31:00Z">
          <w:pPr>
            <w:shd w:val="clear" w:color="auto" w:fill="FFFFFF"/>
            <w:jc w:val="center"/>
          </w:pPr>
        </w:pPrChange>
      </w:pPr>
      <w:del w:id="1101" w:author="Lauren Darr" w:date="2017-07-12T18:33:00Z">
        <w:r w:rsidRPr="00632CB3" w:rsidDel="00632CB3">
          <w:rPr>
            <w:rFonts w:ascii="Consolas" w:eastAsia="Times New Roman" w:hAnsi="Consolas"/>
            <w:color w:val="020202"/>
          </w:rPr>
          <w:tab/>
        </w:r>
      </w:del>
    </w:p>
    <w:p w14:paraId="0C6468B7" w14:textId="539F471B" w:rsidR="00632CB3" w:rsidRPr="00632CB3" w:rsidDel="00632CB3" w:rsidRDefault="00632CB3" w:rsidP="00632CB3">
      <w:pPr>
        <w:shd w:val="clear" w:color="auto" w:fill="FFFFFF"/>
        <w:rPr>
          <w:del w:id="1102" w:author="Lauren Darr" w:date="2017-07-12T18:33:00Z"/>
          <w:rFonts w:ascii="Consolas" w:eastAsia="Times New Roman" w:hAnsi="Consolas"/>
          <w:color w:val="020202"/>
        </w:rPr>
        <w:pPrChange w:id="1103" w:author="Lauren Darr" w:date="2017-07-12T18:31:00Z">
          <w:pPr>
            <w:shd w:val="clear" w:color="auto" w:fill="FFFFFF"/>
            <w:jc w:val="center"/>
          </w:pPr>
        </w:pPrChange>
      </w:pPr>
      <w:del w:id="1104" w:author="Lauren Darr" w:date="2017-07-12T18:33:00Z">
        <w:r w:rsidRPr="00632CB3" w:rsidDel="00632CB3">
          <w:rPr>
            <w:rFonts w:ascii="Consolas" w:eastAsia="Times New Roman" w:hAnsi="Consolas"/>
            <w:color w:val="020202"/>
          </w:rPr>
          <w:delText>data dataset;</w:delText>
        </w:r>
      </w:del>
    </w:p>
    <w:p w14:paraId="0311ED0E" w14:textId="2077CABA" w:rsidR="00632CB3" w:rsidRPr="00632CB3" w:rsidDel="00632CB3" w:rsidRDefault="00632CB3" w:rsidP="00632CB3">
      <w:pPr>
        <w:shd w:val="clear" w:color="auto" w:fill="FFFFFF"/>
        <w:rPr>
          <w:del w:id="1105" w:author="Lauren Darr" w:date="2017-07-12T18:33:00Z"/>
          <w:rFonts w:ascii="Consolas" w:eastAsia="Times New Roman" w:hAnsi="Consolas"/>
          <w:color w:val="020202"/>
        </w:rPr>
        <w:pPrChange w:id="1106" w:author="Lauren Darr" w:date="2017-07-12T18:31:00Z">
          <w:pPr>
            <w:shd w:val="clear" w:color="auto" w:fill="FFFFFF"/>
            <w:jc w:val="center"/>
          </w:pPr>
        </w:pPrChange>
      </w:pPr>
      <w:del w:id="1107" w:author="Lauren Darr" w:date="2017-07-12T18:33:00Z">
        <w:r w:rsidRPr="00632CB3" w:rsidDel="00632CB3">
          <w:rPr>
            <w:rFonts w:ascii="Consolas" w:eastAsia="Times New Roman" w:hAnsi="Consolas"/>
            <w:color w:val="020202"/>
          </w:rPr>
          <w:tab/>
          <w:delText>set dataset;</w:delText>
        </w:r>
      </w:del>
    </w:p>
    <w:p w14:paraId="61BFEAE1" w14:textId="2EA8F4F9" w:rsidR="00632CB3" w:rsidRPr="00632CB3" w:rsidDel="00632CB3" w:rsidRDefault="00632CB3" w:rsidP="00632CB3">
      <w:pPr>
        <w:shd w:val="clear" w:color="auto" w:fill="FFFFFF"/>
        <w:rPr>
          <w:del w:id="1108" w:author="Lauren Darr" w:date="2017-07-12T18:33:00Z"/>
          <w:rFonts w:ascii="Consolas" w:eastAsia="Times New Roman" w:hAnsi="Consolas"/>
          <w:color w:val="020202"/>
        </w:rPr>
        <w:pPrChange w:id="1109" w:author="Lauren Darr" w:date="2017-07-12T18:31:00Z">
          <w:pPr>
            <w:shd w:val="clear" w:color="auto" w:fill="FFFFFF"/>
            <w:jc w:val="center"/>
          </w:pPr>
        </w:pPrChange>
      </w:pPr>
      <w:del w:id="1110" w:author="Lauren Darr" w:date="2017-07-12T18:33:00Z">
        <w:r w:rsidRPr="00632CB3" w:rsidDel="00632CB3">
          <w:rPr>
            <w:rFonts w:ascii="Consolas" w:eastAsia="Times New Roman" w:hAnsi="Consolas"/>
            <w:color w:val="020202"/>
          </w:rPr>
          <w:tab/>
          <w:delText>where cookd &lt; 4/1460;</w:delText>
        </w:r>
      </w:del>
    </w:p>
    <w:p w14:paraId="1AA2ADCF" w14:textId="22CABF2A" w:rsidR="00632CB3" w:rsidRPr="00632CB3" w:rsidDel="00632CB3" w:rsidRDefault="00632CB3" w:rsidP="00632CB3">
      <w:pPr>
        <w:shd w:val="clear" w:color="auto" w:fill="FFFFFF"/>
        <w:rPr>
          <w:del w:id="1111" w:author="Lauren Darr" w:date="2017-07-12T18:33:00Z"/>
          <w:rFonts w:ascii="Consolas" w:eastAsia="Times New Roman" w:hAnsi="Consolas"/>
          <w:color w:val="020202"/>
        </w:rPr>
        <w:pPrChange w:id="1112" w:author="Lauren Darr" w:date="2017-07-12T18:31:00Z">
          <w:pPr>
            <w:shd w:val="clear" w:color="auto" w:fill="FFFFFF"/>
            <w:jc w:val="center"/>
          </w:pPr>
        </w:pPrChange>
      </w:pPr>
      <w:del w:id="1113" w:author="Lauren Darr" w:date="2017-07-12T18:33:00Z">
        <w:r w:rsidRPr="00632CB3" w:rsidDel="00632CB3">
          <w:rPr>
            <w:rFonts w:ascii="Consolas" w:eastAsia="Times New Roman" w:hAnsi="Consolas"/>
            <w:color w:val="020202"/>
          </w:rPr>
          <w:tab/>
          <w:delText>drop cookd;</w:delText>
        </w:r>
      </w:del>
    </w:p>
    <w:p w14:paraId="6DF2902D" w14:textId="57146567" w:rsidR="00632CB3" w:rsidRPr="00632CB3" w:rsidDel="00632CB3" w:rsidRDefault="00632CB3" w:rsidP="00632CB3">
      <w:pPr>
        <w:shd w:val="clear" w:color="auto" w:fill="FFFFFF"/>
        <w:rPr>
          <w:del w:id="1114" w:author="Lauren Darr" w:date="2017-07-12T18:33:00Z"/>
          <w:rFonts w:ascii="Consolas" w:eastAsia="Times New Roman" w:hAnsi="Consolas"/>
          <w:color w:val="020202"/>
        </w:rPr>
        <w:pPrChange w:id="1115" w:author="Lauren Darr" w:date="2017-07-12T18:31:00Z">
          <w:pPr>
            <w:shd w:val="clear" w:color="auto" w:fill="FFFFFF"/>
            <w:jc w:val="center"/>
          </w:pPr>
        </w:pPrChange>
      </w:pPr>
    </w:p>
    <w:p w14:paraId="0D91EE1C" w14:textId="73BB5A1F" w:rsidR="00632CB3" w:rsidRPr="00632CB3" w:rsidDel="00632CB3" w:rsidRDefault="00632CB3" w:rsidP="00632CB3">
      <w:pPr>
        <w:shd w:val="clear" w:color="auto" w:fill="FFFFFF"/>
        <w:rPr>
          <w:del w:id="1116" w:author="Lauren Darr" w:date="2017-07-12T18:33:00Z"/>
          <w:rFonts w:ascii="Consolas" w:eastAsia="Times New Roman" w:hAnsi="Consolas"/>
          <w:color w:val="020202"/>
        </w:rPr>
        <w:pPrChange w:id="1117" w:author="Lauren Darr" w:date="2017-07-12T18:31:00Z">
          <w:pPr>
            <w:shd w:val="clear" w:color="auto" w:fill="FFFFFF"/>
            <w:jc w:val="center"/>
          </w:pPr>
        </w:pPrChange>
      </w:pPr>
      <w:del w:id="1118" w:author="Lauren Darr" w:date="2017-07-12T18:33:00Z">
        <w:r w:rsidRPr="00632CB3" w:rsidDel="00632CB3">
          <w:rPr>
            <w:rFonts w:ascii="Consolas" w:eastAsia="Times New Roman" w:hAnsi="Consolas"/>
            <w:color w:val="020202"/>
          </w:rPr>
          <w:delText>proc print data=dataset (obs=10);</w:delText>
        </w:r>
      </w:del>
    </w:p>
    <w:p w14:paraId="3268610B" w14:textId="757D5E34" w:rsidR="00632CB3" w:rsidRPr="00632CB3" w:rsidDel="00632CB3" w:rsidRDefault="00632CB3" w:rsidP="00632CB3">
      <w:pPr>
        <w:shd w:val="clear" w:color="auto" w:fill="FFFFFF"/>
        <w:rPr>
          <w:del w:id="1119" w:author="Lauren Darr" w:date="2017-07-12T18:33:00Z"/>
          <w:rFonts w:ascii="Consolas" w:eastAsia="Times New Roman" w:hAnsi="Consolas"/>
          <w:color w:val="020202"/>
        </w:rPr>
        <w:pPrChange w:id="1120" w:author="Lauren Darr" w:date="2017-07-12T18:31:00Z">
          <w:pPr>
            <w:shd w:val="clear" w:color="auto" w:fill="FFFFFF"/>
            <w:jc w:val="center"/>
          </w:pPr>
        </w:pPrChange>
      </w:pPr>
      <w:del w:id="1121" w:author="Lauren Darr" w:date="2017-07-12T18:33:00Z">
        <w:r w:rsidRPr="00632CB3" w:rsidDel="00632CB3">
          <w:rPr>
            <w:rFonts w:ascii="Consolas" w:eastAsia="Times New Roman" w:hAnsi="Consolas"/>
            <w:color w:val="020202"/>
          </w:rPr>
          <w:delText>proc means data=dataset;</w:delText>
        </w:r>
      </w:del>
    </w:p>
    <w:p w14:paraId="695FB7AA" w14:textId="6593F656" w:rsidR="00632CB3" w:rsidRPr="00632CB3" w:rsidDel="00632CB3" w:rsidRDefault="00632CB3" w:rsidP="00632CB3">
      <w:pPr>
        <w:shd w:val="clear" w:color="auto" w:fill="FFFFFF"/>
        <w:rPr>
          <w:del w:id="1122" w:author="Lauren Darr" w:date="2017-07-12T18:33:00Z"/>
          <w:rFonts w:ascii="Consolas" w:eastAsia="Times New Roman" w:hAnsi="Consolas"/>
          <w:color w:val="020202"/>
        </w:rPr>
        <w:pPrChange w:id="1123" w:author="Lauren Darr" w:date="2017-07-12T18:31:00Z">
          <w:pPr>
            <w:shd w:val="clear" w:color="auto" w:fill="FFFFFF"/>
            <w:jc w:val="center"/>
          </w:pPr>
        </w:pPrChange>
      </w:pPr>
    </w:p>
    <w:p w14:paraId="1815D857" w14:textId="785E2E69" w:rsidR="00632CB3" w:rsidRPr="00632CB3" w:rsidDel="00632CB3" w:rsidRDefault="00632CB3" w:rsidP="00632CB3">
      <w:pPr>
        <w:shd w:val="clear" w:color="auto" w:fill="FFFFFF"/>
        <w:rPr>
          <w:del w:id="1124" w:author="Lauren Darr" w:date="2017-07-12T18:33:00Z"/>
          <w:rFonts w:ascii="Consolas" w:eastAsia="Times New Roman" w:hAnsi="Consolas"/>
          <w:color w:val="020202"/>
        </w:rPr>
        <w:pPrChange w:id="1125" w:author="Lauren Darr" w:date="2017-07-12T18:31:00Z">
          <w:pPr>
            <w:shd w:val="clear" w:color="auto" w:fill="FFFFFF"/>
            <w:jc w:val="center"/>
          </w:pPr>
        </w:pPrChange>
      </w:pPr>
      <w:del w:id="1126" w:author="Lauren Darr" w:date="2017-07-12T18:33:00Z">
        <w:r w:rsidRPr="00632CB3" w:rsidDel="00632CB3">
          <w:rPr>
            <w:rFonts w:ascii="Consolas" w:eastAsia="Times New Roman" w:hAnsi="Consolas"/>
            <w:color w:val="020202"/>
          </w:rPr>
          <w:delText>/*</w:delText>
        </w:r>
      </w:del>
    </w:p>
    <w:p w14:paraId="19194472" w14:textId="502764EF" w:rsidR="00632CB3" w:rsidRPr="00632CB3" w:rsidDel="00632CB3" w:rsidRDefault="00632CB3" w:rsidP="00632CB3">
      <w:pPr>
        <w:shd w:val="clear" w:color="auto" w:fill="FFFFFF"/>
        <w:rPr>
          <w:del w:id="1127" w:author="Lauren Darr" w:date="2017-07-12T18:33:00Z"/>
          <w:rFonts w:ascii="Consolas" w:eastAsia="Times New Roman" w:hAnsi="Consolas"/>
          <w:color w:val="020202"/>
        </w:rPr>
        <w:pPrChange w:id="1128" w:author="Lauren Darr" w:date="2017-07-12T18:31:00Z">
          <w:pPr>
            <w:shd w:val="clear" w:color="auto" w:fill="FFFFFF"/>
            <w:jc w:val="center"/>
          </w:pPr>
        </w:pPrChange>
      </w:pPr>
      <w:del w:id="1129" w:author="Lauren Darr" w:date="2017-07-12T18:33:00Z">
        <w:r w:rsidRPr="00632CB3" w:rsidDel="00632CB3">
          <w:rPr>
            <w:rFonts w:ascii="Consolas" w:eastAsia="Times New Roman" w:hAnsi="Consolas"/>
            <w:color w:val="020202"/>
          </w:rPr>
          <w:delText xml:space="preserve"> * Get PCA analysis</w:delText>
        </w:r>
      </w:del>
    </w:p>
    <w:p w14:paraId="79637DC9" w14:textId="12580928" w:rsidR="00632CB3" w:rsidRPr="00632CB3" w:rsidDel="00632CB3" w:rsidRDefault="00632CB3" w:rsidP="00632CB3">
      <w:pPr>
        <w:shd w:val="clear" w:color="auto" w:fill="FFFFFF"/>
        <w:rPr>
          <w:del w:id="1130" w:author="Lauren Darr" w:date="2017-07-12T18:33:00Z"/>
          <w:rFonts w:ascii="Consolas" w:eastAsia="Times New Roman" w:hAnsi="Consolas"/>
          <w:color w:val="020202"/>
        </w:rPr>
        <w:pPrChange w:id="1131" w:author="Lauren Darr" w:date="2017-07-12T18:31:00Z">
          <w:pPr>
            <w:shd w:val="clear" w:color="auto" w:fill="FFFFFF"/>
            <w:jc w:val="center"/>
          </w:pPr>
        </w:pPrChange>
      </w:pPr>
      <w:del w:id="1132" w:author="Lauren Darr" w:date="2017-07-12T18:33:00Z">
        <w:r w:rsidRPr="00632CB3" w:rsidDel="00632CB3">
          <w:rPr>
            <w:rFonts w:ascii="Consolas" w:eastAsia="Times New Roman" w:hAnsi="Consolas"/>
            <w:color w:val="020202"/>
          </w:rPr>
          <w:delText xml:space="preserve"> */</w:delText>
        </w:r>
      </w:del>
    </w:p>
    <w:p w14:paraId="78DD86F2" w14:textId="5663FF53" w:rsidR="00632CB3" w:rsidRPr="00632CB3" w:rsidDel="00632CB3" w:rsidRDefault="00632CB3" w:rsidP="00632CB3">
      <w:pPr>
        <w:shd w:val="clear" w:color="auto" w:fill="FFFFFF"/>
        <w:rPr>
          <w:del w:id="1133" w:author="Lauren Darr" w:date="2017-07-12T18:33:00Z"/>
          <w:rFonts w:ascii="Consolas" w:eastAsia="Times New Roman" w:hAnsi="Consolas"/>
          <w:color w:val="020202"/>
        </w:rPr>
        <w:pPrChange w:id="1134" w:author="Lauren Darr" w:date="2017-07-12T18:31:00Z">
          <w:pPr>
            <w:shd w:val="clear" w:color="auto" w:fill="FFFFFF"/>
            <w:jc w:val="center"/>
          </w:pPr>
        </w:pPrChange>
      </w:pPr>
      <w:del w:id="1135" w:author="Lauren Darr" w:date="2017-07-12T18:33:00Z">
        <w:r w:rsidRPr="00632CB3" w:rsidDel="00632CB3">
          <w:rPr>
            <w:rFonts w:ascii="Consolas" w:eastAsia="Times New Roman" w:hAnsi="Consolas"/>
            <w:color w:val="020202"/>
          </w:rPr>
          <w:delText>proc princomp data=dataset;</w:delText>
        </w:r>
      </w:del>
    </w:p>
    <w:p w14:paraId="658EE6BA" w14:textId="1CB3E14F" w:rsidR="00632CB3" w:rsidRPr="00632CB3" w:rsidDel="00632CB3" w:rsidRDefault="00632CB3" w:rsidP="00632CB3">
      <w:pPr>
        <w:shd w:val="clear" w:color="auto" w:fill="FFFFFF"/>
        <w:rPr>
          <w:del w:id="1136" w:author="Lauren Darr" w:date="2017-07-12T18:33:00Z"/>
          <w:rFonts w:ascii="Consolas" w:eastAsia="Times New Roman" w:hAnsi="Consolas"/>
          <w:color w:val="020202"/>
        </w:rPr>
        <w:pPrChange w:id="1137" w:author="Lauren Darr" w:date="2017-07-12T18:31:00Z">
          <w:pPr>
            <w:shd w:val="clear" w:color="auto" w:fill="FFFFFF"/>
            <w:jc w:val="center"/>
          </w:pPr>
        </w:pPrChange>
      </w:pPr>
      <w:del w:id="1138" w:author="Lauren Darr" w:date="2017-07-12T18:33:00Z">
        <w:r w:rsidRPr="00632CB3" w:rsidDel="00632CB3">
          <w:rPr>
            <w:rFonts w:ascii="Consolas" w:eastAsia="Times New Roman" w:hAnsi="Consolas"/>
            <w:color w:val="020202"/>
          </w:rPr>
          <w:tab/>
          <w:delText>var LotArea OverallQual OverallCond YearBuilt YearRemodAdd _1stFlrSF GrLivArea BsmtFullBath BsmtHalfBath FullBath HalfBath TotRmsAbvGrd Fireplaces GarageCars;</w:delText>
        </w:r>
      </w:del>
    </w:p>
    <w:p w14:paraId="36364E4E" w14:textId="3BD76526" w:rsidR="00632CB3" w:rsidRPr="00632CB3" w:rsidDel="00632CB3" w:rsidRDefault="00632CB3" w:rsidP="00632CB3">
      <w:pPr>
        <w:shd w:val="clear" w:color="auto" w:fill="FFFFFF"/>
        <w:rPr>
          <w:del w:id="1139" w:author="Lauren Darr" w:date="2017-07-12T18:33:00Z"/>
          <w:rFonts w:ascii="Consolas" w:eastAsia="Times New Roman" w:hAnsi="Consolas"/>
          <w:color w:val="020202"/>
        </w:rPr>
        <w:pPrChange w:id="1140" w:author="Lauren Darr" w:date="2017-07-12T18:31:00Z">
          <w:pPr>
            <w:shd w:val="clear" w:color="auto" w:fill="FFFFFF"/>
            <w:jc w:val="center"/>
          </w:pPr>
        </w:pPrChange>
      </w:pPr>
      <w:del w:id="1141" w:author="Lauren Darr" w:date="2017-07-12T18:33:00Z">
        <w:r w:rsidRPr="00632CB3" w:rsidDel="00632CB3">
          <w:rPr>
            <w:rFonts w:ascii="Consolas" w:eastAsia="Times New Roman" w:hAnsi="Consolas"/>
            <w:color w:val="020202"/>
          </w:rPr>
          <w:delText>run;</w:delText>
        </w:r>
      </w:del>
    </w:p>
    <w:p w14:paraId="5C66CCEB" w14:textId="5150274A" w:rsidR="00632CB3" w:rsidRPr="00632CB3" w:rsidDel="00632CB3" w:rsidRDefault="00632CB3" w:rsidP="00632CB3">
      <w:pPr>
        <w:shd w:val="clear" w:color="auto" w:fill="FFFFFF"/>
        <w:rPr>
          <w:del w:id="1142" w:author="Lauren Darr" w:date="2017-07-12T18:33:00Z"/>
          <w:rFonts w:ascii="Consolas" w:eastAsia="Times New Roman" w:hAnsi="Consolas"/>
          <w:color w:val="020202"/>
        </w:rPr>
        <w:pPrChange w:id="1143" w:author="Lauren Darr" w:date="2017-07-12T18:31:00Z">
          <w:pPr>
            <w:shd w:val="clear" w:color="auto" w:fill="FFFFFF"/>
            <w:jc w:val="center"/>
          </w:pPr>
        </w:pPrChange>
      </w:pPr>
    </w:p>
    <w:p w14:paraId="6ED03141" w14:textId="0B001C7A" w:rsidR="00632CB3" w:rsidRPr="00632CB3" w:rsidDel="00632CB3" w:rsidRDefault="00632CB3" w:rsidP="00632CB3">
      <w:pPr>
        <w:shd w:val="clear" w:color="auto" w:fill="FFFFFF"/>
        <w:rPr>
          <w:del w:id="1144" w:author="Lauren Darr" w:date="2017-07-12T18:33:00Z"/>
          <w:rFonts w:ascii="Consolas" w:eastAsia="Times New Roman" w:hAnsi="Consolas"/>
          <w:color w:val="020202"/>
        </w:rPr>
        <w:pPrChange w:id="1145" w:author="Lauren Darr" w:date="2017-07-12T18:31:00Z">
          <w:pPr>
            <w:shd w:val="clear" w:color="auto" w:fill="FFFFFF"/>
            <w:jc w:val="center"/>
          </w:pPr>
        </w:pPrChange>
      </w:pPr>
      <w:del w:id="1146" w:author="Lauren Darr" w:date="2017-07-12T18:33:00Z">
        <w:r w:rsidRPr="00632CB3" w:rsidDel="00632CB3">
          <w:rPr>
            <w:rFonts w:ascii="Consolas" w:eastAsia="Times New Roman" w:hAnsi="Consolas"/>
            <w:color w:val="020202"/>
          </w:rPr>
          <w:delText>/*</w:delText>
        </w:r>
      </w:del>
    </w:p>
    <w:p w14:paraId="43FE7B4E" w14:textId="1E511897" w:rsidR="00632CB3" w:rsidRPr="00632CB3" w:rsidDel="00632CB3" w:rsidRDefault="00632CB3" w:rsidP="00632CB3">
      <w:pPr>
        <w:shd w:val="clear" w:color="auto" w:fill="FFFFFF"/>
        <w:rPr>
          <w:del w:id="1147" w:author="Lauren Darr" w:date="2017-07-12T18:33:00Z"/>
          <w:rFonts w:ascii="Consolas" w:eastAsia="Times New Roman" w:hAnsi="Consolas"/>
          <w:color w:val="020202"/>
        </w:rPr>
        <w:pPrChange w:id="1148" w:author="Lauren Darr" w:date="2017-07-12T18:31:00Z">
          <w:pPr>
            <w:shd w:val="clear" w:color="auto" w:fill="FFFFFF"/>
            <w:jc w:val="center"/>
          </w:pPr>
        </w:pPrChange>
      </w:pPr>
      <w:del w:id="1149" w:author="Lauren Darr" w:date="2017-07-12T18:33:00Z">
        <w:r w:rsidRPr="00632CB3" w:rsidDel="00632CB3">
          <w:rPr>
            <w:rFonts w:ascii="Consolas" w:eastAsia="Times New Roman" w:hAnsi="Consolas"/>
            <w:color w:val="020202"/>
          </w:rPr>
          <w:delText xml:space="preserve"> * create regression with PCA</w:delText>
        </w:r>
      </w:del>
    </w:p>
    <w:p w14:paraId="14CD405F" w14:textId="28290909" w:rsidR="00632CB3" w:rsidRPr="00632CB3" w:rsidDel="00632CB3" w:rsidRDefault="00632CB3" w:rsidP="00632CB3">
      <w:pPr>
        <w:shd w:val="clear" w:color="auto" w:fill="FFFFFF"/>
        <w:rPr>
          <w:del w:id="1150" w:author="Lauren Darr" w:date="2017-07-12T18:33:00Z"/>
          <w:rFonts w:ascii="Consolas" w:eastAsia="Times New Roman" w:hAnsi="Consolas"/>
          <w:color w:val="020202"/>
        </w:rPr>
        <w:pPrChange w:id="1151" w:author="Lauren Darr" w:date="2017-07-12T18:31:00Z">
          <w:pPr>
            <w:shd w:val="clear" w:color="auto" w:fill="FFFFFF"/>
            <w:jc w:val="center"/>
          </w:pPr>
        </w:pPrChange>
      </w:pPr>
      <w:del w:id="1152" w:author="Lauren Darr" w:date="2017-07-12T18:33:00Z">
        <w:r w:rsidRPr="00632CB3" w:rsidDel="00632CB3">
          <w:rPr>
            <w:rFonts w:ascii="Consolas" w:eastAsia="Times New Roman" w:hAnsi="Consolas"/>
            <w:color w:val="020202"/>
          </w:rPr>
          <w:delText xml:space="preserve"> */</w:delText>
        </w:r>
      </w:del>
    </w:p>
    <w:p w14:paraId="212B389B" w14:textId="494C703E" w:rsidR="00632CB3" w:rsidRPr="00632CB3" w:rsidDel="00632CB3" w:rsidRDefault="00632CB3" w:rsidP="00632CB3">
      <w:pPr>
        <w:shd w:val="clear" w:color="auto" w:fill="FFFFFF"/>
        <w:rPr>
          <w:del w:id="1153" w:author="Lauren Darr" w:date="2017-07-12T18:33:00Z"/>
          <w:rFonts w:ascii="Consolas" w:eastAsia="Times New Roman" w:hAnsi="Consolas"/>
          <w:color w:val="020202"/>
        </w:rPr>
        <w:pPrChange w:id="1154" w:author="Lauren Darr" w:date="2017-07-12T18:31:00Z">
          <w:pPr>
            <w:shd w:val="clear" w:color="auto" w:fill="FFFFFF"/>
            <w:jc w:val="center"/>
          </w:pPr>
        </w:pPrChange>
      </w:pPr>
      <w:del w:id="1155" w:author="Lauren Darr" w:date="2017-07-12T18:33:00Z">
        <w:r w:rsidRPr="00632CB3" w:rsidDel="00632CB3">
          <w:rPr>
            <w:rFonts w:ascii="Consolas" w:eastAsia="Times New Roman" w:hAnsi="Consolas"/>
            <w:color w:val="020202"/>
          </w:rPr>
          <w:delText>proc pls data=dataset cv=SPLIT(5) nfac=8 cvtest(seed=1234);</w:delText>
        </w:r>
      </w:del>
    </w:p>
    <w:p w14:paraId="12275FB6" w14:textId="147AC96D" w:rsidR="00632CB3" w:rsidRPr="00632CB3" w:rsidDel="00632CB3" w:rsidRDefault="00632CB3" w:rsidP="00632CB3">
      <w:pPr>
        <w:shd w:val="clear" w:color="auto" w:fill="FFFFFF"/>
        <w:rPr>
          <w:del w:id="1156" w:author="Lauren Darr" w:date="2017-07-12T18:33:00Z"/>
          <w:rFonts w:ascii="Consolas" w:eastAsia="Times New Roman" w:hAnsi="Consolas"/>
          <w:color w:val="020202"/>
        </w:rPr>
        <w:pPrChange w:id="1157" w:author="Lauren Darr" w:date="2017-07-12T18:31:00Z">
          <w:pPr>
            <w:shd w:val="clear" w:color="auto" w:fill="FFFFFF"/>
            <w:jc w:val="center"/>
          </w:pPr>
        </w:pPrChange>
      </w:pPr>
      <w:del w:id="1158" w:author="Lauren Darr" w:date="2017-07-12T18:33:00Z">
        <w:r w:rsidRPr="00632CB3" w:rsidDel="00632CB3">
          <w:rPr>
            <w:rFonts w:ascii="Consolas" w:eastAsia="Times New Roman" w:hAnsi="Consolas"/>
            <w:color w:val="020202"/>
          </w:rPr>
          <w:tab/>
          <w:delText>model SalePrice = LotArea OverallQual OverallCond YearBuilt YearRemodAdd _1stFlrSF GrLivArea BsmtFullBath BsmtHalfBath FullBath HalfBath TotRmsAbvGrd Fireplaces GarageCars;</w:delText>
        </w:r>
      </w:del>
    </w:p>
    <w:p w14:paraId="0B8F94F3" w14:textId="458E1857" w:rsidR="00632CB3" w:rsidRPr="00632CB3" w:rsidDel="00632CB3" w:rsidRDefault="00632CB3" w:rsidP="00632CB3">
      <w:pPr>
        <w:shd w:val="clear" w:color="auto" w:fill="FFFFFF"/>
        <w:rPr>
          <w:del w:id="1159" w:author="Lauren Darr" w:date="2017-07-12T18:33:00Z"/>
          <w:rFonts w:ascii="Consolas" w:eastAsia="Times New Roman" w:hAnsi="Consolas"/>
          <w:color w:val="020202"/>
        </w:rPr>
        <w:pPrChange w:id="1160" w:author="Lauren Darr" w:date="2017-07-12T18:31:00Z">
          <w:pPr>
            <w:shd w:val="clear" w:color="auto" w:fill="FFFFFF"/>
            <w:jc w:val="center"/>
          </w:pPr>
        </w:pPrChange>
      </w:pPr>
      <w:del w:id="1161" w:author="Lauren Darr" w:date="2017-07-12T18:33:00Z">
        <w:r w:rsidRPr="00632CB3" w:rsidDel="00632CB3">
          <w:rPr>
            <w:rFonts w:ascii="Consolas" w:eastAsia="Times New Roman" w:hAnsi="Consolas"/>
            <w:color w:val="020202"/>
          </w:rPr>
          <w:tab/>
          <w:delText>output out=regout(where=(SalePrice=.)) p=predicted;</w:delText>
        </w:r>
      </w:del>
    </w:p>
    <w:p w14:paraId="1E51DADD" w14:textId="77488EDA" w:rsidR="00632CB3" w:rsidRPr="00632CB3" w:rsidDel="00632CB3" w:rsidRDefault="00632CB3" w:rsidP="00632CB3">
      <w:pPr>
        <w:shd w:val="clear" w:color="auto" w:fill="FFFFFF"/>
        <w:rPr>
          <w:del w:id="1162" w:author="Lauren Darr" w:date="2017-07-12T18:33:00Z"/>
          <w:rFonts w:ascii="Consolas" w:eastAsia="Times New Roman" w:hAnsi="Consolas"/>
          <w:color w:val="020202"/>
        </w:rPr>
        <w:pPrChange w:id="1163" w:author="Lauren Darr" w:date="2017-07-12T18:31:00Z">
          <w:pPr>
            <w:shd w:val="clear" w:color="auto" w:fill="FFFFFF"/>
            <w:jc w:val="center"/>
          </w:pPr>
        </w:pPrChange>
      </w:pPr>
      <w:del w:id="1164" w:author="Lauren Darr" w:date="2017-07-12T18:33:00Z">
        <w:r w:rsidRPr="00632CB3" w:rsidDel="00632CB3">
          <w:rPr>
            <w:rFonts w:ascii="Consolas" w:eastAsia="Times New Roman" w:hAnsi="Consolas"/>
            <w:color w:val="020202"/>
          </w:rPr>
          <w:delText>run;</w:delText>
        </w:r>
      </w:del>
    </w:p>
    <w:p w14:paraId="454606AF" w14:textId="359D4BD0" w:rsidR="00632CB3" w:rsidRPr="00632CB3" w:rsidDel="00632CB3" w:rsidRDefault="00632CB3" w:rsidP="00632CB3">
      <w:pPr>
        <w:shd w:val="clear" w:color="auto" w:fill="FFFFFF"/>
        <w:rPr>
          <w:del w:id="1165" w:author="Lauren Darr" w:date="2017-07-12T18:33:00Z"/>
          <w:rFonts w:ascii="Consolas" w:eastAsia="Times New Roman" w:hAnsi="Consolas"/>
          <w:color w:val="020202"/>
        </w:rPr>
        <w:pPrChange w:id="1166" w:author="Lauren Darr" w:date="2017-07-12T18:31:00Z">
          <w:pPr>
            <w:shd w:val="clear" w:color="auto" w:fill="FFFFFF"/>
            <w:jc w:val="center"/>
          </w:pPr>
        </w:pPrChange>
      </w:pPr>
    </w:p>
    <w:p w14:paraId="2A7B3C78" w14:textId="6E7245E6" w:rsidR="00632CB3" w:rsidRPr="00632CB3" w:rsidDel="00632CB3" w:rsidRDefault="00632CB3" w:rsidP="00632CB3">
      <w:pPr>
        <w:shd w:val="clear" w:color="auto" w:fill="FFFFFF"/>
        <w:rPr>
          <w:del w:id="1167" w:author="Lauren Darr" w:date="2017-07-12T18:33:00Z"/>
          <w:rFonts w:ascii="Consolas" w:eastAsia="Times New Roman" w:hAnsi="Consolas"/>
          <w:color w:val="020202"/>
        </w:rPr>
        <w:pPrChange w:id="1168" w:author="Lauren Darr" w:date="2017-07-12T18:31:00Z">
          <w:pPr>
            <w:shd w:val="clear" w:color="auto" w:fill="FFFFFF"/>
            <w:jc w:val="center"/>
          </w:pPr>
        </w:pPrChange>
      </w:pPr>
    </w:p>
    <w:p w14:paraId="54CB99B7" w14:textId="30F07281" w:rsidR="00632CB3" w:rsidRPr="00632CB3" w:rsidDel="00632CB3" w:rsidRDefault="00632CB3" w:rsidP="00632CB3">
      <w:pPr>
        <w:shd w:val="clear" w:color="auto" w:fill="FFFFFF"/>
        <w:rPr>
          <w:del w:id="1169" w:author="Lauren Darr" w:date="2017-07-12T18:33:00Z"/>
          <w:rFonts w:ascii="Consolas" w:eastAsia="Times New Roman" w:hAnsi="Consolas"/>
          <w:color w:val="020202"/>
        </w:rPr>
        <w:pPrChange w:id="1170" w:author="Lauren Darr" w:date="2017-07-12T18:31:00Z">
          <w:pPr>
            <w:shd w:val="clear" w:color="auto" w:fill="FFFFFF"/>
            <w:jc w:val="center"/>
          </w:pPr>
        </w:pPrChange>
      </w:pPr>
      <w:del w:id="1171" w:author="Lauren Darr" w:date="2017-07-12T18:33:00Z">
        <w:r w:rsidRPr="00632CB3" w:rsidDel="00632CB3">
          <w:rPr>
            <w:rFonts w:ascii="Consolas" w:eastAsia="Times New Roman" w:hAnsi="Consolas"/>
            <w:color w:val="020202"/>
          </w:rPr>
          <w:delText>/*</w:delText>
        </w:r>
      </w:del>
    </w:p>
    <w:p w14:paraId="21D4DE52" w14:textId="3ABA0D69" w:rsidR="00632CB3" w:rsidRPr="00632CB3" w:rsidDel="00632CB3" w:rsidRDefault="00632CB3" w:rsidP="00632CB3">
      <w:pPr>
        <w:shd w:val="clear" w:color="auto" w:fill="FFFFFF"/>
        <w:rPr>
          <w:del w:id="1172" w:author="Lauren Darr" w:date="2017-07-12T18:33:00Z"/>
          <w:rFonts w:ascii="Consolas" w:eastAsia="Times New Roman" w:hAnsi="Consolas"/>
          <w:color w:val="020202"/>
        </w:rPr>
        <w:pPrChange w:id="1173" w:author="Lauren Darr" w:date="2017-07-12T18:31:00Z">
          <w:pPr>
            <w:shd w:val="clear" w:color="auto" w:fill="FFFFFF"/>
            <w:jc w:val="center"/>
          </w:pPr>
        </w:pPrChange>
      </w:pPr>
      <w:del w:id="1174" w:author="Lauren Darr" w:date="2017-07-12T18:33:00Z">
        <w:r w:rsidRPr="00632CB3" w:rsidDel="00632CB3">
          <w:rPr>
            <w:rFonts w:ascii="Consolas" w:eastAsia="Times New Roman" w:hAnsi="Consolas"/>
            <w:color w:val="020202"/>
          </w:rPr>
          <w:delText xml:space="preserve"> * Create the final dataset</w:delText>
        </w:r>
      </w:del>
    </w:p>
    <w:p w14:paraId="7E61A549" w14:textId="0EA13EF4" w:rsidR="00632CB3" w:rsidRPr="00632CB3" w:rsidDel="00632CB3" w:rsidRDefault="00632CB3" w:rsidP="00632CB3">
      <w:pPr>
        <w:shd w:val="clear" w:color="auto" w:fill="FFFFFF"/>
        <w:rPr>
          <w:del w:id="1175" w:author="Lauren Darr" w:date="2017-07-12T18:33:00Z"/>
          <w:rFonts w:ascii="Consolas" w:eastAsia="Times New Roman" w:hAnsi="Consolas"/>
          <w:color w:val="020202"/>
        </w:rPr>
        <w:pPrChange w:id="1176" w:author="Lauren Darr" w:date="2017-07-12T18:31:00Z">
          <w:pPr>
            <w:shd w:val="clear" w:color="auto" w:fill="FFFFFF"/>
            <w:jc w:val="center"/>
          </w:pPr>
        </w:pPrChange>
      </w:pPr>
      <w:del w:id="1177" w:author="Lauren Darr" w:date="2017-07-12T18:33:00Z">
        <w:r w:rsidRPr="00632CB3" w:rsidDel="00632CB3">
          <w:rPr>
            <w:rFonts w:ascii="Consolas" w:eastAsia="Times New Roman" w:hAnsi="Consolas"/>
            <w:color w:val="020202"/>
          </w:rPr>
          <w:delText xml:space="preserve"> */</w:delText>
        </w:r>
      </w:del>
    </w:p>
    <w:p w14:paraId="030ED5E3" w14:textId="5AF8C6E5" w:rsidR="00632CB3" w:rsidRPr="00632CB3" w:rsidDel="00632CB3" w:rsidRDefault="00632CB3" w:rsidP="00632CB3">
      <w:pPr>
        <w:shd w:val="clear" w:color="auto" w:fill="FFFFFF"/>
        <w:rPr>
          <w:del w:id="1178" w:author="Lauren Darr" w:date="2017-07-12T18:33:00Z"/>
          <w:rFonts w:ascii="Consolas" w:eastAsia="Times New Roman" w:hAnsi="Consolas"/>
          <w:color w:val="020202"/>
        </w:rPr>
        <w:pPrChange w:id="1179" w:author="Lauren Darr" w:date="2017-07-12T18:31:00Z">
          <w:pPr>
            <w:shd w:val="clear" w:color="auto" w:fill="FFFFFF"/>
            <w:jc w:val="center"/>
          </w:pPr>
        </w:pPrChange>
      </w:pPr>
      <w:del w:id="1180" w:author="Lauren Darr" w:date="2017-07-12T18:33:00Z">
        <w:r w:rsidRPr="00632CB3" w:rsidDel="00632CB3">
          <w:rPr>
            <w:rFonts w:ascii="Consolas" w:eastAsia="Times New Roman" w:hAnsi="Consolas"/>
            <w:color w:val="020202"/>
          </w:rPr>
          <w:delText>data submission;</w:delText>
        </w:r>
      </w:del>
    </w:p>
    <w:p w14:paraId="6B301C63" w14:textId="14F31822" w:rsidR="00632CB3" w:rsidRPr="00632CB3" w:rsidDel="00632CB3" w:rsidRDefault="00632CB3" w:rsidP="00632CB3">
      <w:pPr>
        <w:shd w:val="clear" w:color="auto" w:fill="FFFFFF"/>
        <w:rPr>
          <w:del w:id="1181" w:author="Lauren Darr" w:date="2017-07-12T18:33:00Z"/>
          <w:rFonts w:ascii="Consolas" w:eastAsia="Times New Roman" w:hAnsi="Consolas"/>
          <w:color w:val="020202"/>
        </w:rPr>
        <w:pPrChange w:id="1182" w:author="Lauren Darr" w:date="2017-07-12T18:31:00Z">
          <w:pPr>
            <w:shd w:val="clear" w:color="auto" w:fill="FFFFFF"/>
            <w:jc w:val="center"/>
          </w:pPr>
        </w:pPrChange>
      </w:pPr>
      <w:del w:id="1183" w:author="Lauren Darr" w:date="2017-07-12T18:33:00Z">
        <w:r w:rsidRPr="00632CB3" w:rsidDel="00632CB3">
          <w:rPr>
            <w:rFonts w:ascii="Consolas" w:eastAsia="Times New Roman" w:hAnsi="Consolas"/>
            <w:color w:val="020202"/>
          </w:rPr>
          <w:tab/>
          <w:delText>set regout;</w:delText>
        </w:r>
      </w:del>
    </w:p>
    <w:p w14:paraId="2FBDE147" w14:textId="4CF19B21" w:rsidR="00632CB3" w:rsidRPr="00632CB3" w:rsidDel="00632CB3" w:rsidRDefault="00632CB3" w:rsidP="00632CB3">
      <w:pPr>
        <w:shd w:val="clear" w:color="auto" w:fill="FFFFFF"/>
        <w:rPr>
          <w:del w:id="1184" w:author="Lauren Darr" w:date="2017-07-12T18:33:00Z"/>
          <w:rFonts w:ascii="Consolas" w:eastAsia="Times New Roman" w:hAnsi="Consolas"/>
          <w:color w:val="020202"/>
        </w:rPr>
        <w:pPrChange w:id="1185" w:author="Lauren Darr" w:date="2017-07-12T18:31:00Z">
          <w:pPr>
            <w:shd w:val="clear" w:color="auto" w:fill="FFFFFF"/>
            <w:jc w:val="center"/>
          </w:pPr>
        </w:pPrChange>
      </w:pPr>
      <w:del w:id="1186" w:author="Lauren Darr" w:date="2017-07-12T18:33:00Z">
        <w:r w:rsidRPr="00632CB3" w:rsidDel="00632CB3">
          <w:rPr>
            <w:rFonts w:ascii="Consolas" w:eastAsia="Times New Roman" w:hAnsi="Consolas"/>
            <w:color w:val="020202"/>
          </w:rPr>
          <w:tab/>
          <w:delText>/* since we took square root now have to addjuct back */</w:delText>
        </w:r>
      </w:del>
    </w:p>
    <w:p w14:paraId="22782D26" w14:textId="6BD92577" w:rsidR="00632CB3" w:rsidRPr="00632CB3" w:rsidDel="00632CB3" w:rsidRDefault="00632CB3" w:rsidP="00632CB3">
      <w:pPr>
        <w:shd w:val="clear" w:color="auto" w:fill="FFFFFF"/>
        <w:rPr>
          <w:del w:id="1187" w:author="Lauren Darr" w:date="2017-07-12T18:33:00Z"/>
          <w:rFonts w:ascii="Consolas" w:eastAsia="Times New Roman" w:hAnsi="Consolas"/>
          <w:color w:val="020202"/>
        </w:rPr>
        <w:pPrChange w:id="1188" w:author="Lauren Darr" w:date="2017-07-12T18:31:00Z">
          <w:pPr>
            <w:shd w:val="clear" w:color="auto" w:fill="FFFFFF"/>
            <w:jc w:val="center"/>
          </w:pPr>
        </w:pPrChange>
      </w:pPr>
      <w:del w:id="1189" w:author="Lauren Darr" w:date="2017-07-12T18:33:00Z">
        <w:r w:rsidRPr="00632CB3" w:rsidDel="00632CB3">
          <w:rPr>
            <w:rFonts w:ascii="Consolas" w:eastAsia="Times New Roman" w:hAnsi="Consolas"/>
            <w:color w:val="020202"/>
          </w:rPr>
          <w:tab/>
          <w:delText>SalePrice = 10 ** predicted;</w:delText>
        </w:r>
      </w:del>
    </w:p>
    <w:p w14:paraId="7768C1CD" w14:textId="047F3654" w:rsidR="00632CB3" w:rsidRPr="00632CB3" w:rsidDel="00632CB3" w:rsidRDefault="00632CB3" w:rsidP="00632CB3">
      <w:pPr>
        <w:shd w:val="clear" w:color="auto" w:fill="FFFFFF"/>
        <w:rPr>
          <w:del w:id="1190" w:author="Lauren Darr" w:date="2017-07-12T18:33:00Z"/>
          <w:rFonts w:ascii="Consolas" w:eastAsia="Times New Roman" w:hAnsi="Consolas"/>
          <w:color w:val="020202"/>
        </w:rPr>
        <w:pPrChange w:id="1191" w:author="Lauren Darr" w:date="2017-07-12T18:31:00Z">
          <w:pPr>
            <w:shd w:val="clear" w:color="auto" w:fill="FFFFFF"/>
            <w:jc w:val="center"/>
          </w:pPr>
        </w:pPrChange>
      </w:pPr>
      <w:del w:id="1192" w:author="Lauren Darr" w:date="2017-07-12T18:33:00Z">
        <w:r w:rsidRPr="00632CB3" w:rsidDel="00632CB3">
          <w:rPr>
            <w:rFonts w:ascii="Consolas" w:eastAsia="Times New Roman" w:hAnsi="Consolas"/>
            <w:color w:val="020202"/>
          </w:rPr>
          <w:tab/>
          <w:delText>keep Id SalePrice;</w:delText>
        </w:r>
      </w:del>
    </w:p>
    <w:p w14:paraId="08DFBBC1" w14:textId="1F53DDCE" w:rsidR="00632CB3" w:rsidRPr="00632CB3" w:rsidDel="00632CB3" w:rsidRDefault="00632CB3" w:rsidP="00632CB3">
      <w:pPr>
        <w:shd w:val="clear" w:color="auto" w:fill="FFFFFF"/>
        <w:rPr>
          <w:del w:id="1193" w:author="Lauren Darr" w:date="2017-07-12T18:33:00Z"/>
          <w:rFonts w:ascii="Consolas" w:eastAsia="Times New Roman" w:hAnsi="Consolas"/>
          <w:color w:val="020202"/>
        </w:rPr>
        <w:pPrChange w:id="1194" w:author="Lauren Darr" w:date="2017-07-12T18:31:00Z">
          <w:pPr>
            <w:shd w:val="clear" w:color="auto" w:fill="FFFFFF"/>
            <w:jc w:val="center"/>
          </w:pPr>
        </w:pPrChange>
      </w:pPr>
    </w:p>
    <w:p w14:paraId="0A328C58" w14:textId="6F70DE88" w:rsidR="00632CB3" w:rsidRPr="00632CB3" w:rsidDel="00632CB3" w:rsidRDefault="00632CB3" w:rsidP="00632CB3">
      <w:pPr>
        <w:shd w:val="clear" w:color="auto" w:fill="FFFFFF"/>
        <w:rPr>
          <w:del w:id="1195" w:author="Lauren Darr" w:date="2017-07-12T18:33:00Z"/>
          <w:rFonts w:ascii="Consolas" w:eastAsia="Times New Roman" w:hAnsi="Consolas"/>
          <w:color w:val="020202"/>
        </w:rPr>
        <w:pPrChange w:id="1196" w:author="Lauren Darr" w:date="2017-07-12T18:31:00Z">
          <w:pPr>
            <w:shd w:val="clear" w:color="auto" w:fill="FFFFFF"/>
            <w:jc w:val="center"/>
          </w:pPr>
        </w:pPrChange>
      </w:pPr>
      <w:del w:id="1197" w:author="Lauren Darr" w:date="2017-07-12T18:33:00Z">
        <w:r w:rsidRPr="00632CB3" w:rsidDel="00632CB3">
          <w:rPr>
            <w:rFonts w:ascii="Consolas" w:eastAsia="Times New Roman" w:hAnsi="Consolas"/>
            <w:color w:val="020202"/>
          </w:rPr>
          <w:delText>/*</w:delText>
        </w:r>
      </w:del>
    </w:p>
    <w:p w14:paraId="503ECC68" w14:textId="5815F82C" w:rsidR="00632CB3" w:rsidRPr="00632CB3" w:rsidDel="00632CB3" w:rsidRDefault="00632CB3" w:rsidP="00632CB3">
      <w:pPr>
        <w:shd w:val="clear" w:color="auto" w:fill="FFFFFF"/>
        <w:rPr>
          <w:del w:id="1198" w:author="Lauren Darr" w:date="2017-07-12T18:33:00Z"/>
          <w:rFonts w:ascii="Consolas" w:eastAsia="Times New Roman" w:hAnsi="Consolas"/>
          <w:color w:val="020202"/>
        </w:rPr>
        <w:pPrChange w:id="1199" w:author="Lauren Darr" w:date="2017-07-12T18:31:00Z">
          <w:pPr>
            <w:shd w:val="clear" w:color="auto" w:fill="FFFFFF"/>
            <w:jc w:val="center"/>
          </w:pPr>
        </w:pPrChange>
      </w:pPr>
      <w:del w:id="1200" w:author="Lauren Darr" w:date="2017-07-12T18:33:00Z">
        <w:r w:rsidRPr="00632CB3" w:rsidDel="00632CB3">
          <w:rPr>
            <w:rFonts w:ascii="Consolas" w:eastAsia="Times New Roman" w:hAnsi="Consolas"/>
            <w:color w:val="020202"/>
          </w:rPr>
          <w:delText xml:space="preserve"> * Export the result to csv</w:delText>
        </w:r>
      </w:del>
    </w:p>
    <w:p w14:paraId="143493B7" w14:textId="5DDE980F" w:rsidR="00632CB3" w:rsidRPr="00632CB3" w:rsidDel="00632CB3" w:rsidRDefault="00632CB3" w:rsidP="00632CB3">
      <w:pPr>
        <w:shd w:val="clear" w:color="auto" w:fill="FFFFFF"/>
        <w:rPr>
          <w:del w:id="1201" w:author="Lauren Darr" w:date="2017-07-12T18:33:00Z"/>
          <w:rFonts w:ascii="Consolas" w:eastAsia="Times New Roman" w:hAnsi="Consolas"/>
          <w:color w:val="020202"/>
        </w:rPr>
        <w:pPrChange w:id="1202" w:author="Lauren Darr" w:date="2017-07-12T18:31:00Z">
          <w:pPr>
            <w:shd w:val="clear" w:color="auto" w:fill="FFFFFF"/>
            <w:jc w:val="center"/>
          </w:pPr>
        </w:pPrChange>
      </w:pPr>
      <w:del w:id="1203" w:author="Lauren Darr" w:date="2017-07-12T18:33:00Z">
        <w:r w:rsidRPr="00632CB3" w:rsidDel="00632CB3">
          <w:rPr>
            <w:rFonts w:ascii="Consolas" w:eastAsia="Times New Roman" w:hAnsi="Consolas"/>
            <w:color w:val="020202"/>
          </w:rPr>
          <w:delText xml:space="preserve"> */</w:delText>
        </w:r>
      </w:del>
    </w:p>
    <w:p w14:paraId="40139677" w14:textId="3F7C5CC1" w:rsidR="00632CB3" w:rsidRPr="00632CB3" w:rsidDel="00632CB3" w:rsidRDefault="00632CB3" w:rsidP="00632CB3">
      <w:pPr>
        <w:shd w:val="clear" w:color="auto" w:fill="FFFFFF"/>
        <w:rPr>
          <w:del w:id="1204" w:author="Lauren Darr" w:date="2017-07-12T18:33:00Z"/>
          <w:rFonts w:ascii="Consolas" w:eastAsia="Times New Roman" w:hAnsi="Consolas"/>
          <w:color w:val="020202"/>
        </w:rPr>
        <w:pPrChange w:id="1205" w:author="Lauren Darr" w:date="2017-07-12T18:31:00Z">
          <w:pPr>
            <w:shd w:val="clear" w:color="auto" w:fill="FFFFFF"/>
            <w:jc w:val="center"/>
          </w:pPr>
        </w:pPrChange>
      </w:pPr>
      <w:del w:id="1206" w:author="Lauren Darr" w:date="2017-07-12T18:33:00Z">
        <w:r w:rsidRPr="00632CB3" w:rsidDel="00632CB3">
          <w:rPr>
            <w:rFonts w:ascii="Consolas" w:eastAsia="Times New Roman" w:hAnsi="Consolas"/>
            <w:color w:val="020202"/>
          </w:rPr>
          <w:delText>proc export data=submission dbms=csv</w:delText>
        </w:r>
      </w:del>
    </w:p>
    <w:p w14:paraId="4A803BE8" w14:textId="76BF4B3E" w:rsidR="00632CB3" w:rsidRPr="00632CB3" w:rsidDel="00632CB3" w:rsidRDefault="00632CB3" w:rsidP="00632CB3">
      <w:pPr>
        <w:shd w:val="clear" w:color="auto" w:fill="FFFFFF"/>
        <w:rPr>
          <w:del w:id="1207" w:author="Lauren Darr" w:date="2017-07-12T18:33:00Z"/>
          <w:rFonts w:ascii="Consolas" w:eastAsia="Times New Roman" w:hAnsi="Consolas"/>
          <w:color w:val="020202"/>
        </w:rPr>
        <w:pPrChange w:id="1208" w:author="Lauren Darr" w:date="2017-07-12T18:31:00Z">
          <w:pPr>
            <w:shd w:val="clear" w:color="auto" w:fill="FFFFFF"/>
            <w:jc w:val="center"/>
          </w:pPr>
        </w:pPrChange>
      </w:pPr>
      <w:del w:id="1209" w:author="Lauren Darr" w:date="2017-07-12T18:33:00Z">
        <w:r w:rsidRPr="00632CB3" w:rsidDel="00632CB3">
          <w:rPr>
            <w:rFonts w:ascii="Consolas" w:eastAsia="Times New Roman" w:hAnsi="Consolas"/>
            <w:color w:val="020202"/>
          </w:rPr>
          <w:tab/>
          <w:delText>outfile="/home/iangelov0/kaggle/submission.csv"</w:delText>
        </w:r>
      </w:del>
    </w:p>
    <w:p w14:paraId="3487039B" w14:textId="23B69112" w:rsidR="00632CB3" w:rsidRPr="00632CB3" w:rsidDel="00632CB3" w:rsidRDefault="00632CB3" w:rsidP="00632CB3">
      <w:pPr>
        <w:shd w:val="clear" w:color="auto" w:fill="FFFFFF"/>
        <w:rPr>
          <w:del w:id="1210" w:author="Lauren Darr" w:date="2017-07-12T18:33:00Z"/>
          <w:rFonts w:ascii="Consolas" w:eastAsia="Times New Roman" w:hAnsi="Consolas"/>
          <w:color w:val="020202"/>
        </w:rPr>
        <w:pPrChange w:id="1211" w:author="Lauren Darr" w:date="2017-07-12T18:31:00Z">
          <w:pPr>
            <w:shd w:val="clear" w:color="auto" w:fill="FFFFFF"/>
            <w:jc w:val="center"/>
          </w:pPr>
        </w:pPrChange>
      </w:pPr>
      <w:del w:id="1212" w:author="Lauren Darr" w:date="2017-07-12T18:33:00Z">
        <w:r w:rsidRPr="00632CB3" w:rsidDel="00632CB3">
          <w:rPr>
            <w:rFonts w:ascii="Consolas" w:eastAsia="Times New Roman" w:hAnsi="Consolas"/>
            <w:color w:val="020202"/>
          </w:rPr>
          <w:tab/>
          <w:delText>replace;</w:delText>
        </w:r>
      </w:del>
    </w:p>
    <w:p w14:paraId="3AA2205C" w14:textId="2DE829A5" w:rsidR="00632CB3" w:rsidRPr="00632CB3" w:rsidDel="00632CB3" w:rsidRDefault="00632CB3" w:rsidP="00632CB3">
      <w:pPr>
        <w:shd w:val="clear" w:color="auto" w:fill="FFFFFF"/>
        <w:rPr>
          <w:del w:id="1213" w:author="Lauren Darr" w:date="2017-07-12T18:33:00Z"/>
          <w:rFonts w:ascii="Consolas" w:eastAsia="Times New Roman" w:hAnsi="Consolas"/>
          <w:color w:val="020202"/>
        </w:rPr>
        <w:pPrChange w:id="1214" w:author="Lauren Darr" w:date="2017-07-12T18:31:00Z">
          <w:pPr>
            <w:shd w:val="clear" w:color="auto" w:fill="FFFFFF"/>
            <w:jc w:val="center"/>
          </w:pPr>
        </w:pPrChange>
      </w:pPr>
      <w:del w:id="1215" w:author="Lauren Darr" w:date="2017-07-12T18:33:00Z">
        <w:r w:rsidRPr="00632CB3" w:rsidDel="00632CB3">
          <w:rPr>
            <w:rFonts w:ascii="Consolas" w:eastAsia="Times New Roman" w:hAnsi="Consolas"/>
            <w:color w:val="020202"/>
          </w:rPr>
          <w:delText xml:space="preserve">/* </w:delText>
        </w:r>
      </w:del>
    </w:p>
    <w:p w14:paraId="78C03519" w14:textId="3E926B12" w:rsidR="00632CB3" w:rsidRPr="00632CB3" w:rsidDel="00632CB3" w:rsidRDefault="00632CB3" w:rsidP="00632CB3">
      <w:pPr>
        <w:shd w:val="clear" w:color="auto" w:fill="FFFFFF"/>
        <w:rPr>
          <w:del w:id="1216" w:author="Lauren Darr" w:date="2017-07-12T18:33:00Z"/>
          <w:rFonts w:ascii="Consolas" w:eastAsia="Times New Roman" w:hAnsi="Consolas"/>
          <w:color w:val="020202"/>
        </w:rPr>
        <w:pPrChange w:id="1217" w:author="Lauren Darr" w:date="2017-07-12T18:31:00Z">
          <w:pPr>
            <w:shd w:val="clear" w:color="auto" w:fill="FFFFFF"/>
            <w:jc w:val="center"/>
          </w:pPr>
        </w:pPrChange>
      </w:pPr>
      <w:del w:id="1218" w:author="Lauren Darr" w:date="2017-07-12T18:33:00Z">
        <w:r w:rsidRPr="00632CB3" w:rsidDel="00632CB3">
          <w:rPr>
            <w:rFonts w:ascii="Consolas" w:eastAsia="Times New Roman" w:hAnsi="Consolas"/>
            <w:color w:val="020202"/>
          </w:rPr>
          <w:delText xml:space="preserve"> * Kaggle score: 0.14198</w:delText>
        </w:r>
      </w:del>
    </w:p>
    <w:p w14:paraId="00C1EB75" w14:textId="122259FF" w:rsidR="00632CB3" w:rsidRPr="00632CB3" w:rsidDel="00632CB3" w:rsidRDefault="00632CB3" w:rsidP="00632CB3">
      <w:pPr>
        <w:shd w:val="clear" w:color="auto" w:fill="FFFFFF"/>
        <w:rPr>
          <w:del w:id="1219" w:author="Lauren Darr" w:date="2017-07-12T18:33:00Z"/>
          <w:rFonts w:ascii="Consolas" w:eastAsia="Times New Roman" w:hAnsi="Consolas"/>
          <w:color w:val="020202"/>
        </w:rPr>
        <w:pPrChange w:id="1220" w:author="Lauren Darr" w:date="2017-07-12T18:31:00Z">
          <w:pPr>
            <w:shd w:val="clear" w:color="auto" w:fill="FFFFFF"/>
            <w:jc w:val="center"/>
          </w:pPr>
        </w:pPrChange>
      </w:pPr>
      <w:del w:id="1221" w:author="Lauren Darr" w:date="2017-07-12T18:33:00Z">
        <w:r w:rsidRPr="00632CB3" w:rsidDel="00632CB3">
          <w:rPr>
            <w:rFonts w:ascii="Consolas" w:eastAsia="Times New Roman" w:hAnsi="Consolas"/>
            <w:color w:val="020202"/>
          </w:rPr>
          <w:delText xml:space="preserve"> */</w:delText>
        </w:r>
      </w:del>
    </w:p>
    <w:p w14:paraId="54317A8B" w14:textId="0EB08267" w:rsidR="00632CB3" w:rsidRPr="00D541B2" w:rsidDel="00632CB3" w:rsidRDefault="00632CB3" w:rsidP="00632CB3">
      <w:pPr>
        <w:shd w:val="clear" w:color="auto" w:fill="FFFFFF"/>
        <w:rPr>
          <w:del w:id="1222" w:author="Lauren Darr" w:date="2017-07-12T18:33:00Z"/>
          <w:rFonts w:ascii="Consolas" w:eastAsia="Times New Roman" w:hAnsi="Consolas"/>
          <w:color w:val="020202"/>
        </w:rPr>
      </w:pPr>
      <w:del w:id="1223" w:author="Lauren Darr" w:date="2017-07-12T18:33:00Z">
        <w:r w:rsidRPr="00632CB3" w:rsidDel="00632CB3">
          <w:rPr>
            <w:rFonts w:ascii="Consolas" w:eastAsia="Times New Roman" w:hAnsi="Consolas"/>
            <w:color w:val="020202"/>
          </w:rPr>
          <w:delText>run;</w:delText>
        </w:r>
      </w:del>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Penelope" w:date="2017-06-18T15:18:00Z" w:initials="P">
    <w:p w14:paraId="7A876459" w14:textId="0D9DBD76" w:rsidR="00F72BFC" w:rsidRDefault="00F72BFC">
      <w:pPr>
        <w:pStyle w:val="CommentText"/>
      </w:pPr>
      <w:r>
        <w:rPr>
          <w:rStyle w:val="CommentReference"/>
        </w:rPr>
        <w:annotationRef/>
      </w:r>
      <w:r>
        <w:t>The preliminary analysis also gives you ideas of data quality such as missingness and erroneous input.</w:t>
      </w:r>
    </w:p>
  </w:comment>
  <w:comment w:id="18" w:author="scottdagreat@yahoo.com" w:date="2017-07-03T14:26:00Z" w:initials="s">
    <w:p w14:paraId="037F834C" w14:textId="50DD4C4B" w:rsidR="00F72BFC" w:rsidRDefault="00F72BFC" w:rsidP="0084190A">
      <w:r>
        <w:rPr>
          <w:rStyle w:val="CommentReference"/>
        </w:rPr>
        <w:annotationRef/>
      </w:r>
      <w:r>
        <w:t>Noted for future projects.</w:t>
      </w:r>
    </w:p>
  </w:comment>
  <w:comment w:id="20" w:author="Penelope" w:date="2017-06-18T15:36:00Z" w:initials="P">
    <w:p w14:paraId="524DDF7E" w14:textId="2C5D3932" w:rsidR="00F72BFC" w:rsidRDefault="00F72BFC">
      <w:pPr>
        <w:pStyle w:val="CommentText"/>
      </w:pPr>
      <w:r>
        <w:rPr>
          <w:rStyle w:val="CommentReference"/>
        </w:rPr>
        <w:annotationRef/>
      </w:r>
      <w:r>
        <w:t xml:space="preserve">If log is the best transformation, you should stick with it because all three models need to meet assumptions. The three models can be different only in selection method. </w:t>
      </w:r>
    </w:p>
  </w:comment>
  <w:comment w:id="21" w:author="scottdagreat@yahoo.com" w:date="2017-07-03T14:26:00Z" w:initials="s">
    <w:p w14:paraId="7F2C164F" w14:textId="37A7554B" w:rsidR="00F72BFC" w:rsidRDefault="00F72BFC">
      <w:pPr>
        <w:pStyle w:val="CommentText"/>
      </w:pPr>
      <w:r>
        <w:rPr>
          <w:rStyle w:val="CommentReference"/>
        </w:rPr>
        <w:annotationRef/>
      </w:r>
      <w:r>
        <w:t>We used multiple transformations to expand our knowledge, but will note that for future projects.</w:t>
      </w:r>
    </w:p>
  </w:comment>
  <w:comment w:id="23" w:author="Penelope" w:date="2017-06-18T15:22:00Z" w:initials="P">
    <w:p w14:paraId="650C6FA3" w14:textId="49572343" w:rsidR="00F72BFC" w:rsidRDefault="00F72BFC">
      <w:pPr>
        <w:pStyle w:val="CommentText"/>
      </w:pPr>
      <w:r>
        <w:rPr>
          <w:rStyle w:val="CommentReference"/>
        </w:rPr>
        <w:annotationRef/>
      </w:r>
      <w:r>
        <w:t>Need captions for all plots.</w:t>
      </w:r>
    </w:p>
  </w:comment>
  <w:comment w:id="24" w:author="scottdagreat@yahoo.com" w:date="2017-07-03T14:29:00Z" w:initials="s">
    <w:p w14:paraId="36CD98D3" w14:textId="0309B7BF" w:rsidR="00F72BFC" w:rsidRDefault="00F72BFC">
      <w:pPr>
        <w:pStyle w:val="CommentText"/>
      </w:pPr>
      <w:r>
        <w:rPr>
          <w:rStyle w:val="CommentReference"/>
        </w:rPr>
        <w:annotationRef/>
      </w:r>
      <w:r>
        <w:t>You mean for each individual scatterplot.  We will note that for future projects.</w:t>
      </w:r>
    </w:p>
  </w:comment>
  <w:comment w:id="26" w:author="Penelope" w:date="2017-06-18T15:26:00Z" w:initials="P">
    <w:p w14:paraId="5CA70FE3" w14:textId="55E1F6C6" w:rsidR="00F72BFC" w:rsidRDefault="00F72BFC">
      <w:pPr>
        <w:pStyle w:val="CommentText"/>
      </w:pPr>
      <w:r>
        <w:rPr>
          <w:rStyle w:val="CommentReference"/>
        </w:rPr>
        <w:annotationRef/>
      </w:r>
      <w:r>
        <w:t>Good.</w:t>
      </w:r>
    </w:p>
  </w:comment>
  <w:comment w:id="27" w:author="Penelope" w:date="2017-06-18T15:30:00Z" w:initials="P">
    <w:p w14:paraId="45866A07" w14:textId="023755F3" w:rsidR="00F72BFC" w:rsidRDefault="00F72BFC">
      <w:pPr>
        <w:pStyle w:val="CommentText"/>
      </w:pPr>
      <w:r>
        <w:rPr>
          <w:rStyle w:val="CommentReference"/>
        </w:rPr>
        <w:annotationRef/>
      </w:r>
      <w:r>
        <w:t>Detailed and clear description of methods. Well done.</w:t>
      </w:r>
    </w:p>
  </w:comment>
  <w:comment w:id="28" w:author="Penelope" w:date="2017-06-18T15:27:00Z" w:initials="P">
    <w:p w14:paraId="58C4EDE2" w14:textId="54B0AACA" w:rsidR="00F72BFC" w:rsidRDefault="00F72BFC">
      <w:pPr>
        <w:pStyle w:val="CommentText"/>
      </w:pPr>
      <w:r>
        <w:rPr>
          <w:rStyle w:val="CommentReference"/>
        </w:rPr>
        <w:annotationRef/>
      </w:r>
      <w:r>
        <w:t>Good.</w:t>
      </w:r>
    </w:p>
  </w:comment>
  <w:comment w:id="29" w:author="Penelope" w:date="2017-06-18T15:37:00Z" w:initials="P">
    <w:p w14:paraId="1FE8EBE0" w14:textId="1B4BA49B" w:rsidR="00F72BFC" w:rsidRDefault="00F72BFC">
      <w:pPr>
        <w:pStyle w:val="CommentText"/>
      </w:pPr>
      <w:r>
        <w:rPr>
          <w:rStyle w:val="CommentReference"/>
        </w:rPr>
        <w:annotationRef/>
      </w:r>
      <w:r>
        <w:t>Models 1 and 2 don’t look very good in diagnostic plots, which might be caused by nature of square root. Should have stick with log transformation for three models.</w:t>
      </w:r>
    </w:p>
  </w:comment>
  <w:comment w:id="30" w:author="scottdagreat@yahoo.com" w:date="2017-07-03T14:30:00Z" w:initials="s">
    <w:p w14:paraId="6F8F8FFB" w14:textId="2510FBF8" w:rsidR="00F72BFC" w:rsidRDefault="00F72BFC">
      <w:pPr>
        <w:pStyle w:val="CommentText"/>
      </w:pPr>
      <w:r>
        <w:rPr>
          <w:rStyle w:val="CommentReference"/>
        </w:rPr>
        <w:annotationRef/>
      </w:r>
      <w:r>
        <w:t>Noted.</w:t>
      </w:r>
    </w:p>
  </w:comment>
  <w:comment w:id="31" w:author="Penelope" w:date="2017-06-18T16:03:00Z" w:initials="P">
    <w:p w14:paraId="3EE86B16" w14:textId="271164E5" w:rsidR="00F72BFC" w:rsidRDefault="00F72BFC">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2" w:author="scottdagreat@yahoo.com" w:date="2017-07-03T14:47:00Z" w:initials="s">
    <w:p w14:paraId="61E0660C" w14:textId="5CE906A1" w:rsidR="00F72BFC" w:rsidRDefault="00F72BFC">
      <w:pPr>
        <w:pStyle w:val="CommentText"/>
      </w:pPr>
      <w:r>
        <w:rPr>
          <w:rStyle w:val="CommentReference"/>
        </w:rPr>
        <w:annotationRef/>
      </w:r>
      <w:r>
        <w:t>Added</w:t>
      </w:r>
    </w:p>
  </w:comment>
  <w:comment w:id="487" w:author="Penelope" w:date="2017-06-18T16:02:00Z" w:initials="P">
    <w:p w14:paraId="4710FFC3" w14:textId="552671CB" w:rsidR="00F72BFC" w:rsidRDefault="00F72BFC">
      <w:pPr>
        <w:pStyle w:val="CommentText"/>
      </w:pPr>
      <w:r>
        <w:rPr>
          <w:rStyle w:val="CommentReference"/>
        </w:rPr>
        <w:annotationRef/>
      </w:r>
      <w:r>
        <w:t>You need to include confidence interval output in the report.</w:t>
      </w:r>
    </w:p>
  </w:comment>
  <w:comment w:id="488" w:author="scottdagreat@yahoo.com" w:date="2017-07-03T14:52:00Z" w:initials="s">
    <w:p w14:paraId="15EA66BA" w14:textId="1DEDC710" w:rsidR="00F72BFC" w:rsidRDefault="00F72BFC">
      <w:pPr>
        <w:pStyle w:val="CommentText"/>
      </w:pPr>
      <w:r>
        <w:rPr>
          <w:rStyle w:val="CommentReference"/>
        </w:rPr>
        <w:annotationRef/>
      </w:r>
      <w:r>
        <w:t>Confidence limits added above.  The reason we did not add them at first is we were coming close to the page limit.</w:t>
      </w:r>
    </w:p>
  </w:comment>
  <w:comment w:id="820" w:author="Penelope" w:date="2017-06-18T15:57:00Z" w:initials="P">
    <w:p w14:paraId="50CB4A17" w14:textId="6FC4EBA8" w:rsidR="00F72BFC" w:rsidRDefault="00F72BFC">
      <w:pPr>
        <w:pStyle w:val="CommentText"/>
      </w:pPr>
      <w:r>
        <w:rPr>
          <w:rStyle w:val="CommentReference"/>
        </w:rPr>
        <w:annotationRef/>
      </w:r>
      <w:r>
        <w:t xml:space="preserve">Again, I like the clear description of model development. However, the diagnostic plots are needed in the end to validate assumptions. </w:t>
      </w:r>
    </w:p>
  </w:comment>
  <w:comment w:id="821" w:author="scottdagreat@yahoo.com" w:date="2017-07-05T18:45:00Z" w:initials="s">
    <w:p w14:paraId="54465B9A" w14:textId="7354405C" w:rsidR="006F04A7" w:rsidRDefault="006F04A7">
      <w:pPr>
        <w:pStyle w:val="CommentText"/>
      </w:pPr>
      <w:r>
        <w:rPr>
          <w:rStyle w:val="CommentReference"/>
        </w:rPr>
        <w:annotationRef/>
      </w:r>
      <w:r>
        <w:t>The assumptions have been added.  They are the new section above this comment with 4 sections and a page of charts.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76459" w15:done="0"/>
  <w15:commentEx w15:paraId="037F834C" w15:paraIdParent="7A876459" w15:done="0"/>
  <w15:commentEx w15:paraId="524DDF7E" w15:done="0"/>
  <w15:commentEx w15:paraId="7F2C164F" w15:paraIdParent="524DDF7E" w15:done="0"/>
  <w15:commentEx w15:paraId="650C6FA3" w15:done="0"/>
  <w15:commentEx w15:paraId="36CD98D3" w15:paraIdParent="650C6FA3" w15:done="0"/>
  <w15:commentEx w15:paraId="5CA70FE3" w15:done="0"/>
  <w15:commentEx w15:paraId="45866A07" w15:done="0"/>
  <w15:commentEx w15:paraId="58C4EDE2" w15:done="0"/>
  <w15:commentEx w15:paraId="1FE8EBE0" w15:done="0"/>
  <w15:commentEx w15:paraId="6F8F8FFB" w15:paraIdParent="1FE8EBE0" w15:done="0"/>
  <w15:commentEx w15:paraId="3EE86B16" w15:done="0"/>
  <w15:commentEx w15:paraId="61E0660C" w15:paraIdParent="3EE86B16" w15:done="0"/>
  <w15:commentEx w15:paraId="4710FFC3" w15:done="0"/>
  <w15:commentEx w15:paraId="15EA66BA" w15:paraIdParent="4710FFC3" w15:done="0"/>
  <w15:commentEx w15:paraId="50CB4A17" w15:done="0"/>
  <w15:commentEx w15:paraId="54465B9A" w15:paraIdParent="50CB4A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76459" w16cid:durableId="1D04D273"/>
  <w16cid:commentId w16cid:paraId="037F834C" w16cid:durableId="1D04D282"/>
  <w16cid:commentId w16cid:paraId="524DDF7E" w16cid:durableId="1D04D274"/>
  <w16cid:commentId w16cid:paraId="7F2C164F" w16cid:durableId="1D04D290"/>
  <w16cid:commentId w16cid:paraId="650C6FA3" w16cid:durableId="1D04D275"/>
  <w16cid:commentId w16cid:paraId="36CD98D3" w16cid:durableId="1D04D359"/>
  <w16cid:commentId w16cid:paraId="5CA70FE3" w16cid:durableId="1D04D276"/>
  <w16cid:commentId w16cid:paraId="45866A07" w16cid:durableId="1D04D277"/>
  <w16cid:commentId w16cid:paraId="58C4EDE2" w16cid:durableId="1D04D278"/>
  <w16cid:commentId w16cid:paraId="1FE8EBE0" w16cid:durableId="1D04D279"/>
  <w16cid:commentId w16cid:paraId="6F8F8FFB" w16cid:durableId="1D04D38C"/>
  <w16cid:commentId w16cid:paraId="3EE86B16" w16cid:durableId="1D04D27A"/>
  <w16cid:commentId w16cid:paraId="61E0660C" w16cid:durableId="1D04D777"/>
  <w16cid:commentId w16cid:paraId="4710FFC3" w16cid:durableId="1D04D27B"/>
  <w16cid:commentId w16cid:paraId="15EA66BA" w16cid:durableId="1D04D8BB"/>
  <w16cid:commentId w16cid:paraId="50CB4A17" w16cid:durableId="1D04D27C"/>
  <w16cid:commentId w16cid:paraId="54465B9A" w16cid:durableId="1D07B2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44C37" w14:textId="77777777" w:rsidR="00AA6C3D" w:rsidRDefault="00AA6C3D" w:rsidP="00833D12">
      <w:r>
        <w:separator/>
      </w:r>
    </w:p>
  </w:endnote>
  <w:endnote w:type="continuationSeparator" w:id="0">
    <w:p w14:paraId="72CA5C87" w14:textId="77777777" w:rsidR="00AA6C3D" w:rsidRDefault="00AA6C3D"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7916" w14:textId="77777777" w:rsidR="00F72BFC" w:rsidRDefault="00F72B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483114A5" w:rsidR="00F72BFC" w:rsidRDefault="00F72BF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143CA49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632CB3" w:rsidRPr="00632CB3">
      <w:rPr>
        <w:rFonts w:asciiTheme="majorHAnsi" w:eastAsiaTheme="majorEastAsia" w:hAnsiTheme="majorHAnsi" w:cstheme="majorBidi"/>
        <w:noProof/>
        <w:color w:val="4472C4" w:themeColor="accent1"/>
        <w:sz w:val="20"/>
        <w:szCs w:val="20"/>
      </w:rPr>
      <w:t>26</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F92C" w14:textId="77777777" w:rsidR="00F72BFC" w:rsidRDefault="00F72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D9E7C" w14:textId="77777777" w:rsidR="00AA6C3D" w:rsidRDefault="00AA6C3D" w:rsidP="00833D12">
      <w:r>
        <w:separator/>
      </w:r>
    </w:p>
  </w:footnote>
  <w:footnote w:type="continuationSeparator" w:id="0">
    <w:p w14:paraId="5674A439" w14:textId="77777777" w:rsidR="00AA6C3D" w:rsidRDefault="00AA6C3D"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91336" w14:textId="77777777" w:rsidR="00F72BFC" w:rsidRDefault="00F72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77777777" w:rsidR="00F72BFC" w:rsidRDefault="00F72BFC">
    <w:pPr>
      <w:pStyle w:val="Header"/>
    </w:pPr>
    <w:r>
      <w:t>MSDS 6372 Project 1</w:t>
    </w:r>
  </w:p>
  <w:p w14:paraId="5381B9FF" w14:textId="5F44C3A9" w:rsidR="00F72BFC" w:rsidRDefault="00F72BFC">
    <w:pPr>
      <w:pStyle w:val="Header"/>
    </w:pPr>
    <w:r>
      <w:t>Ivelin Angelov, Lauren Darr, Scott Gozdzialski, Ethan Graham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A538" w14:textId="77777777" w:rsidR="00F72BFC" w:rsidRDefault="00F72B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10513D"/>
    <w:multiLevelType w:val="hybridMultilevel"/>
    <w:tmpl w:val="9E6AD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dagreat@yahoo.com">
    <w15:presenceInfo w15:providerId="Windows Live" w15:userId="607abf037d82669f"/>
  </w15:person>
  <w15:person w15:author="Angelov, Ivelin">
    <w15:presenceInfo w15:providerId="None" w15:userId="Angelov, Ivelin"/>
  </w15:person>
  <w15:person w15:author="Lauren Darr">
    <w15:presenceInfo w15:providerId="Windows Live" w15:userId="0a601551954fed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027ED"/>
    <w:rsid w:val="00027BD0"/>
    <w:rsid w:val="00030678"/>
    <w:rsid w:val="0004422C"/>
    <w:rsid w:val="00062918"/>
    <w:rsid w:val="000748A4"/>
    <w:rsid w:val="00074AEB"/>
    <w:rsid w:val="000815D4"/>
    <w:rsid w:val="00081C03"/>
    <w:rsid w:val="000875E0"/>
    <w:rsid w:val="00090DB4"/>
    <w:rsid w:val="00094224"/>
    <w:rsid w:val="00094EFD"/>
    <w:rsid w:val="0009792D"/>
    <w:rsid w:val="000A1FA9"/>
    <w:rsid w:val="000C42E5"/>
    <w:rsid w:val="000C582C"/>
    <w:rsid w:val="000E360E"/>
    <w:rsid w:val="0013065F"/>
    <w:rsid w:val="00135F42"/>
    <w:rsid w:val="001443F3"/>
    <w:rsid w:val="00162A24"/>
    <w:rsid w:val="00164674"/>
    <w:rsid w:val="001655D5"/>
    <w:rsid w:val="00176CE0"/>
    <w:rsid w:val="001807D9"/>
    <w:rsid w:val="001906FD"/>
    <w:rsid w:val="001A56A1"/>
    <w:rsid w:val="001C0E56"/>
    <w:rsid w:val="001C239A"/>
    <w:rsid w:val="001E100A"/>
    <w:rsid w:val="001E34D2"/>
    <w:rsid w:val="001F40E2"/>
    <w:rsid w:val="001F418A"/>
    <w:rsid w:val="001F5EF2"/>
    <w:rsid w:val="00215DDD"/>
    <w:rsid w:val="00231404"/>
    <w:rsid w:val="00231C7D"/>
    <w:rsid w:val="002424D2"/>
    <w:rsid w:val="0024631D"/>
    <w:rsid w:val="002575D6"/>
    <w:rsid w:val="00271761"/>
    <w:rsid w:val="002837B1"/>
    <w:rsid w:val="002839CD"/>
    <w:rsid w:val="00284F31"/>
    <w:rsid w:val="00294FF2"/>
    <w:rsid w:val="00295F80"/>
    <w:rsid w:val="002A1A58"/>
    <w:rsid w:val="002A6BFF"/>
    <w:rsid w:val="002B10FE"/>
    <w:rsid w:val="002B6AF0"/>
    <w:rsid w:val="002B7BCE"/>
    <w:rsid w:val="002F15EB"/>
    <w:rsid w:val="002F4E3A"/>
    <w:rsid w:val="002F55AC"/>
    <w:rsid w:val="00301090"/>
    <w:rsid w:val="0032003D"/>
    <w:rsid w:val="00331516"/>
    <w:rsid w:val="00345532"/>
    <w:rsid w:val="00351D1A"/>
    <w:rsid w:val="0035482C"/>
    <w:rsid w:val="00371487"/>
    <w:rsid w:val="00375802"/>
    <w:rsid w:val="00386261"/>
    <w:rsid w:val="003872DD"/>
    <w:rsid w:val="003908A8"/>
    <w:rsid w:val="003A4EC5"/>
    <w:rsid w:val="003A6CA0"/>
    <w:rsid w:val="003B058B"/>
    <w:rsid w:val="003C279D"/>
    <w:rsid w:val="003C6B96"/>
    <w:rsid w:val="003D3E4A"/>
    <w:rsid w:val="00433527"/>
    <w:rsid w:val="00435442"/>
    <w:rsid w:val="0045099E"/>
    <w:rsid w:val="00485991"/>
    <w:rsid w:val="004A3258"/>
    <w:rsid w:val="004B6F84"/>
    <w:rsid w:val="004C482A"/>
    <w:rsid w:val="004D065E"/>
    <w:rsid w:val="004D2FAB"/>
    <w:rsid w:val="004D79B9"/>
    <w:rsid w:val="004E0C0C"/>
    <w:rsid w:val="004E52F0"/>
    <w:rsid w:val="004E748C"/>
    <w:rsid w:val="00502E20"/>
    <w:rsid w:val="00527617"/>
    <w:rsid w:val="005375AE"/>
    <w:rsid w:val="005548B3"/>
    <w:rsid w:val="00554B9B"/>
    <w:rsid w:val="00571B57"/>
    <w:rsid w:val="00593E19"/>
    <w:rsid w:val="005C5538"/>
    <w:rsid w:val="005F6CCF"/>
    <w:rsid w:val="0061759F"/>
    <w:rsid w:val="00630558"/>
    <w:rsid w:val="00632115"/>
    <w:rsid w:val="00632CB3"/>
    <w:rsid w:val="00637BE5"/>
    <w:rsid w:val="00653BCF"/>
    <w:rsid w:val="00656DBF"/>
    <w:rsid w:val="0067204A"/>
    <w:rsid w:val="006763C2"/>
    <w:rsid w:val="00682DF7"/>
    <w:rsid w:val="00683E25"/>
    <w:rsid w:val="00693C04"/>
    <w:rsid w:val="006B61F5"/>
    <w:rsid w:val="006C1349"/>
    <w:rsid w:val="006C1350"/>
    <w:rsid w:val="006D3526"/>
    <w:rsid w:val="006F04A7"/>
    <w:rsid w:val="006F5562"/>
    <w:rsid w:val="006F61B6"/>
    <w:rsid w:val="00703377"/>
    <w:rsid w:val="0071130A"/>
    <w:rsid w:val="007156E2"/>
    <w:rsid w:val="00747712"/>
    <w:rsid w:val="0076063E"/>
    <w:rsid w:val="007670AB"/>
    <w:rsid w:val="00791EB4"/>
    <w:rsid w:val="007A2208"/>
    <w:rsid w:val="007A68E6"/>
    <w:rsid w:val="007B47F0"/>
    <w:rsid w:val="007D06B1"/>
    <w:rsid w:val="007E0EC5"/>
    <w:rsid w:val="007E2919"/>
    <w:rsid w:val="007E573D"/>
    <w:rsid w:val="007F3A35"/>
    <w:rsid w:val="00811792"/>
    <w:rsid w:val="00824327"/>
    <w:rsid w:val="008308E9"/>
    <w:rsid w:val="00833D12"/>
    <w:rsid w:val="0084190A"/>
    <w:rsid w:val="008570CB"/>
    <w:rsid w:val="00870DCC"/>
    <w:rsid w:val="00874422"/>
    <w:rsid w:val="008A3977"/>
    <w:rsid w:val="008A694B"/>
    <w:rsid w:val="008B39B7"/>
    <w:rsid w:val="008C5C3A"/>
    <w:rsid w:val="008F068B"/>
    <w:rsid w:val="008F65EF"/>
    <w:rsid w:val="009223BF"/>
    <w:rsid w:val="00934E11"/>
    <w:rsid w:val="00936383"/>
    <w:rsid w:val="009377CB"/>
    <w:rsid w:val="00940C1A"/>
    <w:rsid w:val="0095552B"/>
    <w:rsid w:val="009579B8"/>
    <w:rsid w:val="009600B4"/>
    <w:rsid w:val="00965DC7"/>
    <w:rsid w:val="00966B93"/>
    <w:rsid w:val="00983109"/>
    <w:rsid w:val="009906FF"/>
    <w:rsid w:val="00997A16"/>
    <w:rsid w:val="00997FF8"/>
    <w:rsid w:val="009A3B0F"/>
    <w:rsid w:val="009A6E10"/>
    <w:rsid w:val="009B1DE1"/>
    <w:rsid w:val="009C0192"/>
    <w:rsid w:val="009C09FB"/>
    <w:rsid w:val="009D047B"/>
    <w:rsid w:val="009E1FA6"/>
    <w:rsid w:val="009F5CD1"/>
    <w:rsid w:val="009F6FBE"/>
    <w:rsid w:val="00A101A0"/>
    <w:rsid w:val="00A44F16"/>
    <w:rsid w:val="00A56A2B"/>
    <w:rsid w:val="00A571A3"/>
    <w:rsid w:val="00A705F1"/>
    <w:rsid w:val="00A94F29"/>
    <w:rsid w:val="00AA25D6"/>
    <w:rsid w:val="00AA282A"/>
    <w:rsid w:val="00AA3EED"/>
    <w:rsid w:val="00AA6C3D"/>
    <w:rsid w:val="00AB078B"/>
    <w:rsid w:val="00AB7495"/>
    <w:rsid w:val="00AC2B1E"/>
    <w:rsid w:val="00AC30E6"/>
    <w:rsid w:val="00AD17AF"/>
    <w:rsid w:val="00AD4437"/>
    <w:rsid w:val="00AE13CC"/>
    <w:rsid w:val="00AF4FE6"/>
    <w:rsid w:val="00AF766A"/>
    <w:rsid w:val="00B06CF4"/>
    <w:rsid w:val="00B073BB"/>
    <w:rsid w:val="00B100E5"/>
    <w:rsid w:val="00B13F45"/>
    <w:rsid w:val="00B21774"/>
    <w:rsid w:val="00B24217"/>
    <w:rsid w:val="00B2549B"/>
    <w:rsid w:val="00B35E23"/>
    <w:rsid w:val="00B478C1"/>
    <w:rsid w:val="00B94672"/>
    <w:rsid w:val="00BB3059"/>
    <w:rsid w:val="00BE120A"/>
    <w:rsid w:val="00BE5C9D"/>
    <w:rsid w:val="00BE5D72"/>
    <w:rsid w:val="00BF3BDD"/>
    <w:rsid w:val="00BF57B5"/>
    <w:rsid w:val="00BF7A54"/>
    <w:rsid w:val="00C0607E"/>
    <w:rsid w:val="00C32320"/>
    <w:rsid w:val="00C32FEB"/>
    <w:rsid w:val="00C441DE"/>
    <w:rsid w:val="00C45ECD"/>
    <w:rsid w:val="00C534DA"/>
    <w:rsid w:val="00C638A3"/>
    <w:rsid w:val="00C63A87"/>
    <w:rsid w:val="00C655F5"/>
    <w:rsid w:val="00C70535"/>
    <w:rsid w:val="00C81BB5"/>
    <w:rsid w:val="00C8571B"/>
    <w:rsid w:val="00C86D14"/>
    <w:rsid w:val="00C90ECA"/>
    <w:rsid w:val="00CA3AAB"/>
    <w:rsid w:val="00CB225E"/>
    <w:rsid w:val="00CB6523"/>
    <w:rsid w:val="00CC6FC0"/>
    <w:rsid w:val="00CD3B19"/>
    <w:rsid w:val="00CE35A4"/>
    <w:rsid w:val="00CF53AB"/>
    <w:rsid w:val="00D07074"/>
    <w:rsid w:val="00D150DC"/>
    <w:rsid w:val="00D202CD"/>
    <w:rsid w:val="00D32101"/>
    <w:rsid w:val="00D478A9"/>
    <w:rsid w:val="00D541B2"/>
    <w:rsid w:val="00D60D8A"/>
    <w:rsid w:val="00D61950"/>
    <w:rsid w:val="00D648D1"/>
    <w:rsid w:val="00D65844"/>
    <w:rsid w:val="00D72F21"/>
    <w:rsid w:val="00D744FA"/>
    <w:rsid w:val="00DA5219"/>
    <w:rsid w:val="00DC73DB"/>
    <w:rsid w:val="00DD5276"/>
    <w:rsid w:val="00DE6371"/>
    <w:rsid w:val="00E04326"/>
    <w:rsid w:val="00E14280"/>
    <w:rsid w:val="00E1520D"/>
    <w:rsid w:val="00E247F9"/>
    <w:rsid w:val="00E33141"/>
    <w:rsid w:val="00E343C4"/>
    <w:rsid w:val="00E42FD6"/>
    <w:rsid w:val="00E73996"/>
    <w:rsid w:val="00E750A1"/>
    <w:rsid w:val="00E80BB2"/>
    <w:rsid w:val="00EA0435"/>
    <w:rsid w:val="00EA1641"/>
    <w:rsid w:val="00EA5ADA"/>
    <w:rsid w:val="00EE4B75"/>
    <w:rsid w:val="00EF1034"/>
    <w:rsid w:val="00F031E0"/>
    <w:rsid w:val="00F05776"/>
    <w:rsid w:val="00F130EF"/>
    <w:rsid w:val="00F149E8"/>
    <w:rsid w:val="00F20E52"/>
    <w:rsid w:val="00F31748"/>
    <w:rsid w:val="00F47342"/>
    <w:rsid w:val="00F52203"/>
    <w:rsid w:val="00F54171"/>
    <w:rsid w:val="00F628DD"/>
    <w:rsid w:val="00F72BFC"/>
    <w:rsid w:val="00F77692"/>
    <w:rsid w:val="00F82381"/>
    <w:rsid w:val="00FA1190"/>
    <w:rsid w:val="00FB4D24"/>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1FE87"/>
  <w14:defaultImageDpi w14:val="32767"/>
  <w15:docId w15:val="{71CBAC4C-52F4-4666-8684-23C906F7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1">
    <w:name w:val="Mention1"/>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772096962">
      <w:bodyDiv w:val="1"/>
      <w:marLeft w:val="0"/>
      <w:marRight w:val="0"/>
      <w:marTop w:val="0"/>
      <w:marBottom w:val="0"/>
      <w:divBdr>
        <w:top w:val="none" w:sz="0" w:space="0" w:color="auto"/>
        <w:left w:val="none" w:sz="0" w:space="0" w:color="auto"/>
        <w:bottom w:val="none" w:sz="0" w:space="0" w:color="auto"/>
        <w:right w:val="none" w:sz="0" w:space="0" w:color="auto"/>
      </w:divBdr>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255015185">
      <w:bodyDiv w:val="1"/>
      <w:marLeft w:val="0"/>
      <w:marRight w:val="0"/>
      <w:marTop w:val="0"/>
      <w:marBottom w:val="0"/>
      <w:divBdr>
        <w:top w:val="none" w:sz="0" w:space="0" w:color="auto"/>
        <w:left w:val="none" w:sz="0" w:space="0" w:color="auto"/>
        <w:bottom w:val="none" w:sz="0" w:space="0" w:color="auto"/>
        <w:right w:val="none" w:sz="0" w:space="0" w:color="auto"/>
      </w:divBdr>
      <w:divsChild>
        <w:div w:id="293097176">
          <w:marLeft w:val="0"/>
          <w:marRight w:val="0"/>
          <w:marTop w:val="0"/>
          <w:marBottom w:val="0"/>
          <w:divBdr>
            <w:top w:val="none" w:sz="0" w:space="0" w:color="auto"/>
            <w:left w:val="none" w:sz="0" w:space="0" w:color="auto"/>
            <w:bottom w:val="none" w:sz="0" w:space="0" w:color="auto"/>
            <w:right w:val="none" w:sz="0" w:space="0" w:color="auto"/>
          </w:divBdr>
          <w:divsChild>
            <w:div w:id="1905796829">
              <w:marLeft w:val="0"/>
              <w:marRight w:val="0"/>
              <w:marTop w:val="0"/>
              <w:marBottom w:val="0"/>
              <w:divBdr>
                <w:top w:val="none" w:sz="0" w:space="0" w:color="auto"/>
                <w:left w:val="none" w:sz="0" w:space="0" w:color="auto"/>
                <w:bottom w:val="none" w:sz="0" w:space="0" w:color="auto"/>
                <w:right w:val="none" w:sz="0" w:space="0" w:color="auto"/>
              </w:divBdr>
              <w:divsChild>
                <w:div w:id="603534813">
                  <w:marLeft w:val="0"/>
                  <w:marRight w:val="0"/>
                  <w:marTop w:val="0"/>
                  <w:marBottom w:val="0"/>
                  <w:divBdr>
                    <w:top w:val="none" w:sz="0" w:space="0" w:color="auto"/>
                    <w:left w:val="none" w:sz="0" w:space="0" w:color="auto"/>
                    <w:bottom w:val="none" w:sz="0" w:space="0" w:color="auto"/>
                    <w:right w:val="none" w:sz="0" w:space="0" w:color="auto"/>
                  </w:divBdr>
                  <w:divsChild>
                    <w:div w:id="950169478">
                      <w:marLeft w:val="0"/>
                      <w:marRight w:val="0"/>
                      <w:marTop w:val="0"/>
                      <w:marBottom w:val="0"/>
                      <w:divBdr>
                        <w:top w:val="none" w:sz="0" w:space="0" w:color="auto"/>
                        <w:left w:val="none" w:sz="0" w:space="0" w:color="auto"/>
                        <w:bottom w:val="none" w:sz="0" w:space="0" w:color="auto"/>
                        <w:right w:val="none" w:sz="0" w:space="0" w:color="auto"/>
                      </w:divBdr>
                      <w:divsChild>
                        <w:div w:id="1707023517">
                          <w:marLeft w:val="0"/>
                          <w:marRight w:val="0"/>
                          <w:marTop w:val="0"/>
                          <w:marBottom w:val="0"/>
                          <w:divBdr>
                            <w:top w:val="none" w:sz="0" w:space="0" w:color="auto"/>
                            <w:left w:val="none" w:sz="0" w:space="0" w:color="auto"/>
                            <w:bottom w:val="none" w:sz="0" w:space="0" w:color="auto"/>
                            <w:right w:val="none" w:sz="0" w:space="0" w:color="auto"/>
                          </w:divBdr>
                          <w:divsChild>
                            <w:div w:id="670370372">
                              <w:marLeft w:val="0"/>
                              <w:marRight w:val="0"/>
                              <w:marTop w:val="0"/>
                              <w:marBottom w:val="0"/>
                              <w:divBdr>
                                <w:top w:val="none" w:sz="0" w:space="0" w:color="auto"/>
                                <w:left w:val="none" w:sz="0" w:space="0" w:color="auto"/>
                                <w:bottom w:val="none" w:sz="0" w:space="0" w:color="auto"/>
                                <w:right w:val="none" w:sz="0" w:space="0" w:color="auto"/>
                              </w:divBdr>
                              <w:divsChild>
                                <w:div w:id="1969241340">
                                  <w:marLeft w:val="0"/>
                                  <w:marRight w:val="0"/>
                                  <w:marTop w:val="0"/>
                                  <w:marBottom w:val="0"/>
                                  <w:divBdr>
                                    <w:top w:val="none" w:sz="0" w:space="0" w:color="auto"/>
                                    <w:left w:val="none" w:sz="0" w:space="0" w:color="auto"/>
                                    <w:bottom w:val="none" w:sz="0" w:space="0" w:color="auto"/>
                                    <w:right w:val="none" w:sz="0" w:space="0" w:color="auto"/>
                                  </w:divBdr>
                                  <w:divsChild>
                                    <w:div w:id="1131904262">
                                      <w:marLeft w:val="0"/>
                                      <w:marRight w:val="0"/>
                                      <w:marTop w:val="0"/>
                                      <w:marBottom w:val="0"/>
                                      <w:divBdr>
                                        <w:top w:val="none" w:sz="0" w:space="0" w:color="auto"/>
                                        <w:left w:val="none" w:sz="0" w:space="0" w:color="auto"/>
                                        <w:bottom w:val="none" w:sz="0" w:space="0" w:color="auto"/>
                                        <w:right w:val="none" w:sz="0" w:space="0" w:color="auto"/>
                                      </w:divBdr>
                                      <w:divsChild>
                                        <w:div w:id="1326277214">
                                          <w:marLeft w:val="0"/>
                                          <w:marRight w:val="0"/>
                                          <w:marTop w:val="0"/>
                                          <w:marBottom w:val="0"/>
                                          <w:divBdr>
                                            <w:top w:val="none" w:sz="0" w:space="0" w:color="auto"/>
                                            <w:left w:val="none" w:sz="0" w:space="0" w:color="auto"/>
                                            <w:bottom w:val="none" w:sz="0" w:space="0" w:color="auto"/>
                                            <w:right w:val="none" w:sz="0" w:space="0" w:color="auto"/>
                                          </w:divBdr>
                                          <w:divsChild>
                                            <w:div w:id="383867959">
                                              <w:marLeft w:val="0"/>
                                              <w:marRight w:val="0"/>
                                              <w:marTop w:val="0"/>
                                              <w:marBottom w:val="0"/>
                                              <w:divBdr>
                                                <w:top w:val="none" w:sz="0" w:space="0" w:color="auto"/>
                                                <w:left w:val="none" w:sz="0" w:space="0" w:color="auto"/>
                                                <w:bottom w:val="none" w:sz="0" w:space="0" w:color="auto"/>
                                                <w:right w:val="none" w:sz="0" w:space="0" w:color="auto"/>
                                              </w:divBdr>
                                              <w:divsChild>
                                                <w:div w:id="575436722">
                                                  <w:marLeft w:val="0"/>
                                                  <w:marRight w:val="0"/>
                                                  <w:marTop w:val="0"/>
                                                  <w:marBottom w:val="0"/>
                                                  <w:divBdr>
                                                    <w:top w:val="none" w:sz="0" w:space="0" w:color="auto"/>
                                                    <w:left w:val="none" w:sz="0" w:space="0" w:color="auto"/>
                                                    <w:bottom w:val="none" w:sz="0" w:space="0" w:color="auto"/>
                                                    <w:right w:val="none" w:sz="0" w:space="0" w:color="auto"/>
                                                  </w:divBdr>
                                                  <w:divsChild>
                                                    <w:div w:id="530922985">
                                                      <w:marLeft w:val="0"/>
                                                      <w:marRight w:val="0"/>
                                                      <w:marTop w:val="0"/>
                                                      <w:marBottom w:val="0"/>
                                                      <w:divBdr>
                                                        <w:top w:val="none" w:sz="0" w:space="0" w:color="auto"/>
                                                        <w:left w:val="none" w:sz="0" w:space="0" w:color="auto"/>
                                                        <w:bottom w:val="none" w:sz="0" w:space="0" w:color="auto"/>
                                                        <w:right w:val="none" w:sz="0" w:space="0" w:color="auto"/>
                                                      </w:divBdr>
                                                      <w:divsChild>
                                                        <w:div w:id="1954746480">
                                                          <w:marLeft w:val="0"/>
                                                          <w:marRight w:val="0"/>
                                                          <w:marTop w:val="0"/>
                                                          <w:marBottom w:val="0"/>
                                                          <w:divBdr>
                                                            <w:top w:val="none" w:sz="0" w:space="0" w:color="auto"/>
                                                            <w:left w:val="none" w:sz="0" w:space="0" w:color="auto"/>
                                                            <w:bottom w:val="none" w:sz="0" w:space="0" w:color="auto"/>
                                                            <w:right w:val="none" w:sz="0" w:space="0" w:color="auto"/>
                                                          </w:divBdr>
                                                          <w:divsChild>
                                                            <w:div w:id="1824620429">
                                                              <w:marLeft w:val="0"/>
                                                              <w:marRight w:val="0"/>
                                                              <w:marTop w:val="0"/>
                                                              <w:marBottom w:val="0"/>
                                                              <w:divBdr>
                                                                <w:top w:val="none" w:sz="0" w:space="0" w:color="auto"/>
                                                                <w:left w:val="none" w:sz="0" w:space="0" w:color="auto"/>
                                                                <w:bottom w:val="none" w:sz="0" w:space="0" w:color="auto"/>
                                                                <w:right w:val="none" w:sz="0" w:space="0" w:color="auto"/>
                                                              </w:divBdr>
                                                              <w:divsChild>
                                                                <w:div w:id="1447119640">
                                                                  <w:marLeft w:val="0"/>
                                                                  <w:marRight w:val="0"/>
                                                                  <w:marTop w:val="0"/>
                                                                  <w:marBottom w:val="0"/>
                                                                  <w:divBdr>
                                                                    <w:top w:val="none" w:sz="0" w:space="0" w:color="auto"/>
                                                                    <w:left w:val="none" w:sz="0" w:space="0" w:color="auto"/>
                                                                    <w:bottom w:val="none" w:sz="0" w:space="0" w:color="auto"/>
                                                                    <w:right w:val="none" w:sz="0" w:space="0" w:color="auto"/>
                                                                  </w:divBdr>
                                                                  <w:divsChild>
                                                                    <w:div w:id="264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711884025">
      <w:bodyDiv w:val="1"/>
      <w:marLeft w:val="0"/>
      <w:marRight w:val="0"/>
      <w:marTop w:val="0"/>
      <w:marBottom w:val="0"/>
      <w:divBdr>
        <w:top w:val="none" w:sz="0" w:space="0" w:color="auto"/>
        <w:left w:val="none" w:sz="0" w:space="0" w:color="auto"/>
        <w:bottom w:val="none" w:sz="0" w:space="0" w:color="auto"/>
        <w:right w:val="none" w:sz="0" w:space="0" w:color="auto"/>
      </w:divBdr>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hyperlink" Target="https://www.kaggle.com/c/house-prices-advanced-regression-techniques/dat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hyperlink" Target="https://ww2.amstat.org/publications/jse/v19n3/decock/datadocumentation.tx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29</Pages>
  <Words>7144</Words>
  <Characters>40726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3</cp:revision>
  <dcterms:created xsi:type="dcterms:W3CDTF">2017-07-12T20:06:00Z</dcterms:created>
  <dcterms:modified xsi:type="dcterms:W3CDTF">2017-07-12T22:34:00Z</dcterms:modified>
</cp:coreProperties>
</file>